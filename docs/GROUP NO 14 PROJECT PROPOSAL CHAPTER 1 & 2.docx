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1E15" w14:textId="77777777" w:rsidR="008E4214" w:rsidRPr="001A79CA"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MOSHI CO-OPERATIVE UNIVERSITY</w:t>
      </w:r>
    </w:p>
    <w:p w14:paraId="4CD3FD4B" w14:textId="77777777" w:rsidR="008E4214" w:rsidRPr="007B3175" w:rsidRDefault="008E4214" w:rsidP="00366B89">
      <w:pPr>
        <w:spacing w:before="0" w:after="0"/>
        <w:rPr>
          <w:rFonts w:ascii="Times New Roman" w:hAnsi="Times New Roman" w:cs="Times New Roman"/>
          <w:sz w:val="24"/>
          <w:szCs w:val="24"/>
        </w:rPr>
      </w:pPr>
    </w:p>
    <w:p w14:paraId="7BA91523" w14:textId="0E5DC254" w:rsidR="008E4214" w:rsidRDefault="004E5517" w:rsidP="00366B89">
      <w:pPr>
        <w:spacing w:before="0" w:after="0"/>
        <w:jc w:val="center"/>
        <w:rPr>
          <w:rFonts w:ascii="Times New Roman" w:hAnsi="Times New Roman" w:cs="Times New Roman"/>
          <w:b/>
          <w:bCs/>
          <w:sz w:val="24"/>
          <w:szCs w:val="24"/>
        </w:rPr>
      </w:pPr>
      <w:r w:rsidRPr="004E5517">
        <w:rPr>
          <w:rFonts w:ascii="Times New Roman" w:hAnsi="Times New Roman" w:cs="Times New Roman"/>
          <w:b/>
          <w:bCs/>
          <w:sz w:val="24"/>
          <w:szCs w:val="24"/>
        </w:rPr>
        <w:t>AN INTEGRATED PROJECT AND RESEARCH MANAGEMENT INFORMATION SYSTEM FOR HIGHER LEARNING INSTITUTIONS</w:t>
      </w:r>
      <w:r w:rsidR="008E4214" w:rsidRPr="001A79CA">
        <w:rPr>
          <w:rFonts w:ascii="Times New Roman" w:hAnsi="Times New Roman" w:cs="Times New Roman"/>
          <w:b/>
          <w:bCs/>
          <w:sz w:val="24"/>
          <w:szCs w:val="24"/>
        </w:rPr>
        <w:t xml:space="preserve">: CASE STUDY OF </w:t>
      </w:r>
      <w:r>
        <w:rPr>
          <w:rFonts w:ascii="Times New Roman" w:hAnsi="Times New Roman" w:cs="Times New Roman"/>
          <w:b/>
          <w:bCs/>
          <w:sz w:val="24"/>
          <w:szCs w:val="24"/>
        </w:rPr>
        <w:t>MOSHI CO – OPERATIVE UNIVERSITY (</w:t>
      </w:r>
      <w:r w:rsidR="008E4214" w:rsidRPr="001A79CA">
        <w:rPr>
          <w:rFonts w:ascii="Times New Roman" w:hAnsi="Times New Roman" w:cs="Times New Roman"/>
          <w:b/>
          <w:bCs/>
          <w:sz w:val="24"/>
          <w:szCs w:val="24"/>
        </w:rPr>
        <w:t>MoCU</w:t>
      </w:r>
      <w:r>
        <w:rPr>
          <w:rFonts w:ascii="Times New Roman" w:hAnsi="Times New Roman" w:cs="Times New Roman"/>
          <w:b/>
          <w:bCs/>
          <w:sz w:val="24"/>
          <w:szCs w:val="24"/>
        </w:rPr>
        <w:t>)</w:t>
      </w:r>
    </w:p>
    <w:p w14:paraId="7F149E90" w14:textId="77777777" w:rsidR="00A40535" w:rsidRDefault="00A40535" w:rsidP="00366B89">
      <w:pPr>
        <w:spacing w:before="0" w:after="0"/>
        <w:jc w:val="center"/>
        <w:rPr>
          <w:rFonts w:ascii="Times New Roman" w:hAnsi="Times New Roman" w:cs="Times New Roman"/>
          <w:b/>
          <w:bCs/>
          <w:sz w:val="24"/>
          <w:szCs w:val="24"/>
        </w:rPr>
      </w:pPr>
    </w:p>
    <w:p w14:paraId="7CC8D150" w14:textId="77777777" w:rsidR="00A40535" w:rsidRPr="001A79CA" w:rsidRDefault="00A40535" w:rsidP="00366B89">
      <w:pPr>
        <w:spacing w:before="0" w:after="0"/>
        <w:jc w:val="center"/>
        <w:rPr>
          <w:rFonts w:ascii="Times New Roman" w:hAnsi="Times New Roman" w:cs="Times New Roman"/>
          <w:sz w:val="24"/>
          <w:szCs w:val="24"/>
        </w:rPr>
      </w:pPr>
    </w:p>
    <w:p w14:paraId="209CD953" w14:textId="77777777" w:rsidR="008E4214"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PROJECT PROPOSAL</w:t>
      </w:r>
    </w:p>
    <w:p w14:paraId="552A9395" w14:textId="77777777" w:rsidR="00A40535" w:rsidRDefault="00A40535" w:rsidP="00366B89">
      <w:pPr>
        <w:spacing w:before="0" w:after="0"/>
        <w:jc w:val="center"/>
        <w:rPr>
          <w:rFonts w:ascii="Times New Roman" w:hAnsi="Times New Roman" w:cs="Times New Roman"/>
          <w:b/>
          <w:bCs/>
          <w:sz w:val="24"/>
          <w:szCs w:val="24"/>
        </w:rPr>
      </w:pPr>
    </w:p>
    <w:p w14:paraId="2B36CD46" w14:textId="77777777" w:rsidR="00A40535" w:rsidRPr="001A79CA" w:rsidRDefault="00A40535" w:rsidP="00366B89">
      <w:pPr>
        <w:spacing w:before="0" w:after="0"/>
        <w:jc w:val="center"/>
        <w:rPr>
          <w:rFonts w:ascii="Times New Roman" w:hAnsi="Times New Roman" w:cs="Times New Roman"/>
          <w:sz w:val="24"/>
          <w:szCs w:val="24"/>
        </w:rPr>
      </w:pPr>
    </w:p>
    <w:p w14:paraId="3C4A1780" w14:textId="77777777" w:rsidR="008E4214" w:rsidRPr="001A79CA" w:rsidRDefault="008E4214" w:rsidP="00366B89">
      <w:pPr>
        <w:spacing w:before="0" w:after="0"/>
        <w:jc w:val="center"/>
        <w:rPr>
          <w:rFonts w:ascii="Times New Roman" w:hAnsi="Times New Roman" w:cs="Times New Roman"/>
          <w:b/>
          <w:bCs/>
          <w:sz w:val="24"/>
          <w:szCs w:val="24"/>
        </w:rPr>
      </w:pPr>
    </w:p>
    <w:p w14:paraId="017454E2" w14:textId="77777777" w:rsidR="008E4214"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BY</w:t>
      </w:r>
    </w:p>
    <w:p w14:paraId="3DB6B171" w14:textId="77777777" w:rsidR="00A40535" w:rsidRDefault="00A40535" w:rsidP="00366B89">
      <w:pPr>
        <w:spacing w:before="0" w:after="0"/>
        <w:jc w:val="center"/>
        <w:rPr>
          <w:rFonts w:ascii="Times New Roman" w:hAnsi="Times New Roman" w:cs="Times New Roman"/>
          <w:b/>
          <w:bCs/>
          <w:sz w:val="24"/>
          <w:szCs w:val="24"/>
        </w:rPr>
      </w:pPr>
    </w:p>
    <w:p w14:paraId="41FA3E17" w14:textId="77777777" w:rsidR="00A40535" w:rsidRPr="001A79CA" w:rsidRDefault="00A40535" w:rsidP="00366B89">
      <w:pPr>
        <w:spacing w:before="0" w:after="0"/>
        <w:jc w:val="center"/>
        <w:rPr>
          <w:rFonts w:ascii="Times New Roman" w:hAnsi="Times New Roman" w:cs="Times New Roman"/>
          <w:sz w:val="24"/>
          <w:szCs w:val="24"/>
        </w:rPr>
      </w:pPr>
    </w:p>
    <w:p w14:paraId="66E90B3C" w14:textId="77777777" w:rsidR="008E4214"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GROUP NO 14</w:t>
      </w:r>
    </w:p>
    <w:p w14:paraId="1560F24A" w14:textId="77777777" w:rsidR="008E4214" w:rsidRPr="007B3175" w:rsidRDefault="008E4214" w:rsidP="00366B89">
      <w:pPr>
        <w:spacing w:before="0" w:after="0"/>
        <w:jc w:val="center"/>
        <w:rPr>
          <w:rFonts w:ascii="Times New Roman" w:hAnsi="Times New Roman" w:cs="Times New Roman"/>
          <w:b/>
          <w:bCs/>
          <w:sz w:val="24"/>
          <w:szCs w:val="24"/>
        </w:rPr>
      </w:pPr>
    </w:p>
    <w:tbl>
      <w:tblPr>
        <w:tblStyle w:val="TableGrid"/>
        <w:tblW w:w="9142" w:type="dxa"/>
        <w:tblInd w:w="-725" w:type="dxa"/>
        <w:tblLook w:val="04A0" w:firstRow="1" w:lastRow="0" w:firstColumn="1" w:lastColumn="0" w:noHBand="0" w:noVBand="1"/>
      </w:tblPr>
      <w:tblGrid>
        <w:gridCol w:w="4810"/>
        <w:gridCol w:w="4332"/>
      </w:tblGrid>
      <w:tr w:rsidR="008E4214" w:rsidRPr="001A79CA" w14:paraId="1E2EA8E1" w14:textId="77777777" w:rsidTr="00701F2E">
        <w:trPr>
          <w:trHeight w:val="507"/>
        </w:trPr>
        <w:tc>
          <w:tcPr>
            <w:tcW w:w="4810" w:type="dxa"/>
          </w:tcPr>
          <w:p w14:paraId="433BB8A1" w14:textId="77777777" w:rsidR="008E4214" w:rsidRPr="001A79CA" w:rsidRDefault="008E4214" w:rsidP="00366B89">
            <w:pPr>
              <w:spacing w:before="0" w:after="0"/>
              <w:rPr>
                <w:rFonts w:ascii="Times New Roman" w:hAnsi="Times New Roman" w:cs="Times New Roman"/>
                <w:sz w:val="24"/>
                <w:szCs w:val="24"/>
              </w:rPr>
            </w:pPr>
            <w:r w:rsidRPr="001A79CA">
              <w:rPr>
                <w:rFonts w:ascii="Times New Roman" w:hAnsi="Times New Roman" w:cs="Times New Roman"/>
                <w:b/>
                <w:bCs/>
                <w:sz w:val="24"/>
                <w:szCs w:val="24"/>
              </w:rPr>
              <w:t>NAMES OF PARTICIPANT</w:t>
            </w:r>
          </w:p>
        </w:tc>
        <w:tc>
          <w:tcPr>
            <w:tcW w:w="4332" w:type="dxa"/>
          </w:tcPr>
          <w:p w14:paraId="6526D7B8" w14:textId="77777777" w:rsidR="008E4214" w:rsidRPr="001A79CA" w:rsidRDefault="008E4214" w:rsidP="00366B89">
            <w:pPr>
              <w:spacing w:before="0" w:after="0"/>
              <w:rPr>
                <w:rFonts w:ascii="Times New Roman" w:hAnsi="Times New Roman" w:cs="Times New Roman"/>
                <w:sz w:val="24"/>
                <w:szCs w:val="24"/>
              </w:rPr>
            </w:pPr>
            <w:r w:rsidRPr="001A79CA">
              <w:rPr>
                <w:rFonts w:ascii="Times New Roman" w:hAnsi="Times New Roman" w:cs="Times New Roman"/>
                <w:b/>
                <w:bCs/>
                <w:sz w:val="24"/>
                <w:szCs w:val="24"/>
              </w:rPr>
              <w:t>REGISTRATION NUMBER</w:t>
            </w:r>
          </w:p>
        </w:tc>
      </w:tr>
      <w:tr w:rsidR="008E4214" w:rsidRPr="001A79CA" w14:paraId="056263D9" w14:textId="77777777" w:rsidTr="00701F2E">
        <w:trPr>
          <w:trHeight w:val="506"/>
        </w:trPr>
        <w:tc>
          <w:tcPr>
            <w:tcW w:w="4810" w:type="dxa"/>
          </w:tcPr>
          <w:p w14:paraId="7F117CF4" w14:textId="77777777" w:rsidR="008E4214" w:rsidRPr="001A79CA" w:rsidRDefault="008E4214" w:rsidP="00366B89">
            <w:pPr>
              <w:spacing w:before="0" w:after="0"/>
              <w:rPr>
                <w:rFonts w:ascii="Times New Roman" w:hAnsi="Times New Roman" w:cs="Times New Roman"/>
                <w:sz w:val="24"/>
                <w:szCs w:val="24"/>
              </w:rPr>
            </w:pPr>
            <w:r w:rsidRPr="001A79CA">
              <w:rPr>
                <w:rFonts w:ascii="Times New Roman" w:hAnsi="Times New Roman" w:cs="Times New Roman"/>
                <w:b/>
                <w:bCs/>
                <w:sz w:val="24"/>
                <w:szCs w:val="24"/>
              </w:rPr>
              <w:t xml:space="preserve">VANCEE ANTHONY </w:t>
            </w:r>
            <w:del w:id="0" w:author="Godwine Leo" w:date="2026-02-05T11:24:00Z" w16du:dateUtc="2026-02-05T08:24:00Z">
              <w:r w:rsidRPr="001A79CA" w:rsidDel="00982632">
                <w:rPr>
                  <w:rFonts w:ascii="Times New Roman" w:hAnsi="Times New Roman" w:cs="Times New Roman"/>
                  <w:b/>
                  <w:bCs/>
                  <w:sz w:val="24"/>
                  <w:szCs w:val="24"/>
                </w:rPr>
                <w:delText xml:space="preserve"> </w:delText>
              </w:r>
            </w:del>
            <w:r w:rsidRPr="001A79CA">
              <w:rPr>
                <w:rFonts w:ascii="Times New Roman" w:hAnsi="Times New Roman" w:cs="Times New Roman"/>
                <w:b/>
                <w:bCs/>
                <w:sz w:val="24"/>
                <w:szCs w:val="24"/>
              </w:rPr>
              <w:t>MBANGO</w:t>
            </w:r>
          </w:p>
        </w:tc>
        <w:tc>
          <w:tcPr>
            <w:tcW w:w="4332" w:type="dxa"/>
          </w:tcPr>
          <w:p w14:paraId="5CF385D7" w14:textId="77777777" w:rsidR="008E4214" w:rsidRPr="001A79CA" w:rsidRDefault="008E4214" w:rsidP="00366B89">
            <w:pPr>
              <w:spacing w:before="0" w:after="0"/>
              <w:rPr>
                <w:rFonts w:ascii="Times New Roman" w:hAnsi="Times New Roman" w:cs="Times New Roman"/>
                <w:sz w:val="24"/>
                <w:szCs w:val="24"/>
              </w:rPr>
            </w:pPr>
            <w:r w:rsidRPr="001A79CA">
              <w:rPr>
                <w:rFonts w:ascii="Times New Roman" w:hAnsi="Times New Roman" w:cs="Times New Roman"/>
                <w:b/>
                <w:bCs/>
                <w:sz w:val="24"/>
                <w:szCs w:val="24"/>
              </w:rPr>
              <w:t>MoCU/BBICT/1068/23</w:t>
            </w:r>
          </w:p>
        </w:tc>
      </w:tr>
      <w:tr w:rsidR="008E4214" w:rsidRPr="001A79CA" w14:paraId="5B6FFCC2" w14:textId="77777777" w:rsidTr="00701F2E">
        <w:trPr>
          <w:trHeight w:val="249"/>
        </w:trPr>
        <w:tc>
          <w:tcPr>
            <w:tcW w:w="4810" w:type="dxa"/>
          </w:tcPr>
          <w:p w14:paraId="2A9D2E09" w14:textId="77777777" w:rsidR="008E4214" w:rsidRPr="001A79CA" w:rsidRDefault="008E4214" w:rsidP="00366B89">
            <w:pPr>
              <w:spacing w:before="0" w:after="0"/>
              <w:rPr>
                <w:rFonts w:ascii="Times New Roman" w:hAnsi="Times New Roman" w:cs="Times New Roman"/>
                <w:b/>
                <w:bCs/>
                <w:sz w:val="24"/>
                <w:szCs w:val="24"/>
              </w:rPr>
            </w:pPr>
            <w:r w:rsidRPr="001A79CA">
              <w:rPr>
                <w:rFonts w:ascii="Times New Roman" w:hAnsi="Times New Roman" w:cs="Times New Roman"/>
                <w:b/>
                <w:bCs/>
                <w:sz w:val="24"/>
                <w:szCs w:val="24"/>
              </w:rPr>
              <w:t>GODWINE LEO JASSON</w:t>
            </w:r>
          </w:p>
        </w:tc>
        <w:tc>
          <w:tcPr>
            <w:tcW w:w="4332" w:type="dxa"/>
          </w:tcPr>
          <w:p w14:paraId="6AFBDD91" w14:textId="77777777" w:rsidR="008E4214" w:rsidRPr="001A79CA" w:rsidRDefault="008E4214" w:rsidP="00366B89">
            <w:pPr>
              <w:spacing w:before="0" w:after="0"/>
              <w:rPr>
                <w:rFonts w:ascii="Times New Roman" w:hAnsi="Times New Roman" w:cs="Times New Roman"/>
                <w:sz w:val="24"/>
                <w:szCs w:val="24"/>
              </w:rPr>
            </w:pPr>
            <w:r w:rsidRPr="001A79CA">
              <w:rPr>
                <w:rFonts w:ascii="Times New Roman" w:hAnsi="Times New Roman" w:cs="Times New Roman"/>
                <w:b/>
                <w:bCs/>
                <w:sz w:val="24"/>
                <w:szCs w:val="24"/>
              </w:rPr>
              <w:t>MoCU/BBICT/1124/23</w:t>
            </w:r>
          </w:p>
        </w:tc>
      </w:tr>
    </w:tbl>
    <w:p w14:paraId="72408CB1" w14:textId="77777777" w:rsidR="008E4214" w:rsidRPr="005C7154" w:rsidRDefault="008E4214" w:rsidP="00366B89">
      <w:pPr>
        <w:spacing w:before="0" w:after="0"/>
        <w:rPr>
          <w:rFonts w:ascii="Times New Roman" w:hAnsi="Times New Roman" w:cs="Times New Roman"/>
          <w:sz w:val="24"/>
          <w:szCs w:val="24"/>
        </w:rPr>
      </w:pPr>
      <w:r>
        <w:rPr>
          <w:rFonts w:ascii="Times New Roman" w:hAnsi="Times New Roman" w:cs="Times New Roman"/>
          <w:sz w:val="24"/>
          <w:szCs w:val="24"/>
        </w:rPr>
        <w:t xml:space="preserve">    </w:t>
      </w:r>
    </w:p>
    <w:p w14:paraId="316269EC" w14:textId="77777777" w:rsidR="008E4214" w:rsidRDefault="008E4214" w:rsidP="00366B89">
      <w:pPr>
        <w:spacing w:before="0" w:after="0"/>
        <w:jc w:val="center"/>
        <w:rPr>
          <w:rFonts w:ascii="Times New Roman" w:hAnsi="Times New Roman" w:cs="Times New Roman"/>
          <w:b/>
          <w:bCs/>
          <w:sz w:val="24"/>
          <w:szCs w:val="24"/>
        </w:rPr>
      </w:pPr>
      <w:r w:rsidRPr="001A79CA">
        <w:rPr>
          <w:rFonts w:ascii="Times New Roman" w:hAnsi="Times New Roman" w:cs="Times New Roman"/>
          <w:b/>
          <w:bCs/>
          <w:sz w:val="24"/>
          <w:szCs w:val="24"/>
        </w:rPr>
        <w:t>Bachelor of Business Information and Communication Technology</w:t>
      </w:r>
    </w:p>
    <w:p w14:paraId="6A69C9FA" w14:textId="77777777" w:rsidR="00A40535" w:rsidRDefault="00A40535" w:rsidP="00366B89">
      <w:pPr>
        <w:spacing w:before="0" w:after="0"/>
        <w:jc w:val="center"/>
        <w:rPr>
          <w:rFonts w:ascii="Times New Roman" w:hAnsi="Times New Roman" w:cs="Times New Roman"/>
          <w:b/>
          <w:bCs/>
          <w:sz w:val="24"/>
          <w:szCs w:val="24"/>
        </w:rPr>
      </w:pPr>
    </w:p>
    <w:p w14:paraId="33CBC9DF" w14:textId="77777777" w:rsidR="00A40535" w:rsidRPr="001A79CA" w:rsidRDefault="00A40535" w:rsidP="00366B89">
      <w:pPr>
        <w:spacing w:before="0" w:after="0"/>
        <w:jc w:val="center"/>
        <w:rPr>
          <w:rFonts w:ascii="Times New Roman" w:hAnsi="Times New Roman" w:cs="Times New Roman"/>
          <w:b/>
          <w:bCs/>
          <w:sz w:val="24"/>
          <w:szCs w:val="24"/>
        </w:rPr>
      </w:pPr>
    </w:p>
    <w:p w14:paraId="278653E2" w14:textId="77777777" w:rsidR="008E4214" w:rsidRDefault="008E4214" w:rsidP="00366B89">
      <w:pPr>
        <w:spacing w:before="0" w:after="0"/>
        <w:jc w:val="center"/>
        <w:rPr>
          <w:rFonts w:ascii="Times New Roman" w:hAnsi="Times New Roman" w:cs="Times New Roman"/>
          <w:b/>
          <w:bCs/>
          <w:sz w:val="24"/>
          <w:szCs w:val="24"/>
          <w:u w:val="dotted"/>
        </w:rPr>
      </w:pPr>
      <w:r w:rsidRPr="001A79CA">
        <w:rPr>
          <w:rFonts w:ascii="Times New Roman" w:hAnsi="Times New Roman" w:cs="Times New Roman"/>
          <w:b/>
          <w:bCs/>
          <w:sz w:val="24"/>
          <w:szCs w:val="24"/>
        </w:rPr>
        <w:t>SUPERVISOR:</w:t>
      </w:r>
      <w:r>
        <w:rPr>
          <w:rFonts w:ascii="Times New Roman" w:hAnsi="Times New Roman" w:cs="Times New Roman"/>
          <w:b/>
          <w:bCs/>
          <w:sz w:val="24"/>
          <w:szCs w:val="24"/>
        </w:rPr>
        <w:t xml:space="preserve"> </w:t>
      </w:r>
      <w:r w:rsidRPr="001A79CA">
        <w:rPr>
          <w:rFonts w:ascii="Times New Roman" w:hAnsi="Times New Roman" w:cs="Times New Roman"/>
          <w:b/>
          <w:bCs/>
          <w:sz w:val="24"/>
          <w:szCs w:val="24"/>
        </w:rPr>
        <w:t xml:space="preserve"> </w:t>
      </w:r>
      <w:r w:rsidRPr="001A79CA">
        <w:rPr>
          <w:rFonts w:ascii="Times New Roman" w:hAnsi="Times New Roman" w:cs="Times New Roman"/>
          <w:b/>
          <w:bCs/>
          <w:sz w:val="24"/>
          <w:szCs w:val="24"/>
          <w:u w:val="dotted"/>
        </w:rPr>
        <w:t>MR SAMWEL KATWALE</w:t>
      </w:r>
    </w:p>
    <w:p w14:paraId="0970C7FB" w14:textId="77777777" w:rsidR="008E4214" w:rsidRDefault="008E4214" w:rsidP="00366B89">
      <w:pPr>
        <w:spacing w:before="0" w:after="0"/>
        <w:rPr>
          <w:rFonts w:ascii="Times New Roman" w:hAnsi="Times New Roman" w:cs="Times New Roman"/>
          <w:b/>
          <w:bCs/>
          <w:sz w:val="24"/>
          <w:szCs w:val="24"/>
          <w:u w:val="dotted"/>
        </w:rPr>
      </w:pPr>
    </w:p>
    <w:p w14:paraId="6D660E48" w14:textId="77777777" w:rsidR="00A40535" w:rsidDel="00DD3DB1" w:rsidRDefault="00A40535" w:rsidP="00366B89">
      <w:pPr>
        <w:spacing w:before="0" w:after="0"/>
        <w:rPr>
          <w:del w:id="1" w:author="Godwine Leo" w:date="2026-02-16T15:33:00Z" w16du:dateUtc="2026-02-16T12:33:00Z"/>
          <w:rFonts w:ascii="Times New Roman" w:hAnsi="Times New Roman" w:cs="Times New Roman"/>
          <w:b/>
          <w:bCs/>
          <w:sz w:val="24"/>
          <w:szCs w:val="24"/>
          <w:u w:val="dotted"/>
        </w:rPr>
      </w:pPr>
    </w:p>
    <w:p w14:paraId="46B48AF3" w14:textId="77777777" w:rsidR="008E4214" w:rsidRDefault="008E4214" w:rsidP="00366B89">
      <w:pPr>
        <w:spacing w:before="0" w:after="0"/>
        <w:rPr>
          <w:rFonts w:ascii="Times New Roman" w:hAnsi="Times New Roman" w:cs="Times New Roman"/>
          <w:b/>
          <w:bCs/>
          <w:sz w:val="24"/>
          <w:szCs w:val="24"/>
          <w:u w:val="dotted"/>
        </w:rPr>
      </w:pPr>
    </w:p>
    <w:p w14:paraId="2ADED5F5" w14:textId="77777777" w:rsidR="008A645F" w:rsidRDefault="00D7218B" w:rsidP="00366B89">
      <w:pPr>
        <w:spacing w:before="0" w:after="0"/>
        <w:jc w:val="center"/>
        <w:rPr>
          <w:rFonts w:ascii="Times New Roman" w:hAnsi="Times New Roman" w:cs="Times New Roman"/>
          <w:b/>
          <w:bCs/>
          <w:sz w:val="24"/>
          <w:szCs w:val="24"/>
          <w:lang w:val="en-GB"/>
        </w:rPr>
      </w:pPr>
      <w:r w:rsidRPr="001A79CA">
        <w:rPr>
          <w:rFonts w:ascii="Times New Roman" w:hAnsi="Times New Roman" w:cs="Times New Roman"/>
          <w:b/>
          <w:bCs/>
          <w:sz w:val="24"/>
          <w:szCs w:val="24"/>
          <w:lang w:val="en-GB"/>
        </w:rPr>
        <w:t>A project proposal submitted in partial fulfilment for the award of degree of Bachelor of Business Information and Communication Technology of Moshi Co-operative Universit</w:t>
      </w:r>
      <w:r w:rsidR="008A645F">
        <w:rPr>
          <w:rFonts w:ascii="Times New Roman" w:hAnsi="Times New Roman" w:cs="Times New Roman"/>
          <w:b/>
          <w:bCs/>
          <w:sz w:val="24"/>
          <w:szCs w:val="24"/>
          <w:lang w:val="en-GB"/>
        </w:rPr>
        <w:t>y</w:t>
      </w:r>
    </w:p>
    <w:p w14:paraId="6D6BCCA8" w14:textId="77777777" w:rsidR="00A40535" w:rsidRDefault="00A40535" w:rsidP="00366B89">
      <w:pPr>
        <w:spacing w:before="0" w:after="0"/>
        <w:jc w:val="center"/>
        <w:rPr>
          <w:rFonts w:ascii="Times New Roman" w:hAnsi="Times New Roman" w:cs="Times New Roman"/>
          <w:b/>
          <w:bCs/>
          <w:sz w:val="24"/>
          <w:szCs w:val="24"/>
          <w:lang w:val="en-GB"/>
        </w:rPr>
      </w:pPr>
    </w:p>
    <w:p w14:paraId="552F1C90" w14:textId="77777777" w:rsidR="00A40535" w:rsidDel="00982632" w:rsidRDefault="00A40535" w:rsidP="00982632">
      <w:pPr>
        <w:spacing w:before="0" w:after="0"/>
        <w:jc w:val="center"/>
        <w:rPr>
          <w:del w:id="2" w:author="Godwine Leo" w:date="2026-02-05T11:28:00Z" w16du:dateUtc="2026-02-05T08:28:00Z"/>
          <w:rFonts w:ascii="Times New Roman" w:hAnsi="Times New Roman" w:cs="Times New Roman"/>
          <w:b/>
          <w:bCs/>
          <w:sz w:val="24"/>
          <w:szCs w:val="24"/>
          <w:lang w:val="en-GB"/>
        </w:rPr>
      </w:pPr>
    </w:p>
    <w:p w14:paraId="4342C585" w14:textId="01A3B9E5" w:rsidR="00F53EE7" w:rsidRDefault="000D7C75">
      <w:pPr>
        <w:spacing w:before="0" w:after="0"/>
        <w:jc w:val="center"/>
        <w:rPr>
          <w:rFonts w:ascii="Times New Roman" w:hAnsi="Times New Roman" w:cs="Times New Roman"/>
          <w:b/>
          <w:bCs/>
          <w:sz w:val="24"/>
          <w:szCs w:val="24"/>
          <w:lang w:val="en-GB"/>
        </w:rPr>
        <w:sectPr w:rsidR="00F53EE7" w:rsidSect="003571C0">
          <w:footerReference w:type="default" r:id="rId8"/>
          <w:pgSz w:w="12240" w:h="15840"/>
          <w:pgMar w:top="1440" w:right="1440" w:bottom="1440" w:left="1440" w:header="720" w:footer="720" w:gutter="0"/>
          <w:pgNumType w:fmt="lowerRoman" w:start="1"/>
          <w:cols w:space="720"/>
          <w:titlePg/>
          <w:docGrid w:linePitch="360"/>
        </w:sectPr>
        <w:pPrChange w:id="3" w:author="Godwine Leo" w:date="2026-02-05T11:29:00Z" w16du:dateUtc="2026-02-05T08:29:00Z">
          <w:pPr>
            <w:spacing w:before="0" w:after="0"/>
          </w:pPr>
        </w:pPrChange>
      </w:pPr>
      <w:commentRangeStart w:id="4"/>
      <w:commentRangeStart w:id="5"/>
      <w:r>
        <w:rPr>
          <w:rFonts w:ascii="Times New Roman" w:hAnsi="Times New Roman" w:cs="Times New Roman"/>
          <w:b/>
          <w:bCs/>
          <w:sz w:val="24"/>
          <w:szCs w:val="24"/>
          <w:lang w:val="en-GB"/>
        </w:rPr>
        <w:t>March,</w:t>
      </w:r>
      <w:r w:rsidR="00A40535">
        <w:rPr>
          <w:rFonts w:ascii="Times New Roman" w:hAnsi="Times New Roman" w:cs="Times New Roman"/>
          <w:b/>
          <w:bCs/>
          <w:sz w:val="24"/>
          <w:szCs w:val="24"/>
          <w:lang w:val="en-GB"/>
        </w:rPr>
        <w:t>2026</w:t>
      </w:r>
      <w:commentRangeEnd w:id="4"/>
      <w:r w:rsidR="00982632">
        <w:rPr>
          <w:rStyle w:val="CommentReference"/>
          <w:rFonts w:ascii="Times New Roman" w:hAnsi="Times New Roman" w:cs="Times New Roman"/>
          <w:b/>
          <w:bCs/>
          <w:sz w:val="24"/>
          <w:szCs w:val="24"/>
          <w:lang w:val="en-GB"/>
        </w:rPr>
        <w:commentReference w:id="4"/>
      </w:r>
      <w:commentRangeEnd w:id="5"/>
      <w:r w:rsidR="000C7047">
        <w:rPr>
          <w:rStyle w:val="CommentReference"/>
          <w:rFonts w:ascii="Times New Roman" w:hAnsi="Times New Roman" w:cs="Times New Roman"/>
          <w:b/>
          <w:bCs/>
          <w:sz w:val="24"/>
          <w:szCs w:val="24"/>
          <w:lang w:val="en-GB"/>
        </w:rPr>
        <w:commentReference w:id="5"/>
      </w:r>
      <w:r w:rsidR="00F53EE7">
        <w:rPr>
          <w:rFonts w:ascii="Times New Roman" w:hAnsi="Times New Roman" w:cs="Times New Roman"/>
          <w:b/>
          <w:bCs/>
          <w:sz w:val="24"/>
          <w:szCs w:val="24"/>
          <w:lang w:val="en-GB"/>
        </w:rPr>
        <w:br w:type="page"/>
      </w:r>
    </w:p>
    <w:p w14:paraId="01162928" w14:textId="77777777" w:rsidR="00366B89" w:rsidRPr="00C11DA0" w:rsidRDefault="00366B89" w:rsidP="00F53EE7">
      <w:pPr>
        <w:pStyle w:val="Heading1"/>
        <w:spacing w:before="0" w:after="0" w:line="360" w:lineRule="auto"/>
        <w:jc w:val="center"/>
      </w:pPr>
      <w:bookmarkStart w:id="6" w:name="_Toc220522789"/>
      <w:bookmarkStart w:id="7" w:name="_Toc220533510"/>
      <w:r w:rsidRPr="00C11DA0">
        <w:lastRenderedPageBreak/>
        <w:t>DECLARATION AND COPYRIGHT</w:t>
      </w:r>
      <w:bookmarkEnd w:id="6"/>
      <w:bookmarkEnd w:id="7"/>
    </w:p>
    <w:p w14:paraId="4A35A17F" w14:textId="77777777" w:rsidR="00366B89" w:rsidRPr="004F45C6" w:rsidRDefault="00366B89" w:rsidP="00366B89">
      <w:pPr>
        <w:spacing w:before="0" w:after="0"/>
        <w:rPr>
          <w:rFonts w:ascii="Times New Roman" w:hAnsi="Times New Roman" w:cs="Times New Roman"/>
          <w:b/>
          <w:bCs/>
          <w:color w:val="000000" w:themeColor="text1"/>
          <w:sz w:val="24"/>
          <w:szCs w:val="24"/>
        </w:rPr>
      </w:pPr>
      <w:r w:rsidRPr="004F45C6">
        <w:rPr>
          <w:rFonts w:ascii="Times New Roman" w:hAnsi="Times New Roman" w:cs="Times New Roman"/>
          <w:sz w:val="24"/>
          <w:szCs w:val="24"/>
        </w:rPr>
        <w:t xml:space="preserve">We, </w:t>
      </w:r>
      <w:r w:rsidRPr="004F45C6">
        <w:rPr>
          <w:rFonts w:ascii="Times New Roman" w:hAnsi="Times New Roman" w:cs="Times New Roman"/>
          <w:b/>
          <w:bCs/>
          <w:sz w:val="24"/>
          <w:szCs w:val="24"/>
        </w:rPr>
        <w:t>Godwine Leo Jasson, and Vancee Anthony Mbango</w:t>
      </w:r>
      <w:r w:rsidRPr="004F45C6">
        <w:rPr>
          <w:rFonts w:ascii="Times New Roman" w:hAnsi="Times New Roman" w:cs="Times New Roman"/>
          <w:sz w:val="24"/>
          <w:szCs w:val="24"/>
        </w:rPr>
        <w:t xml:space="preserve"> declare that this dissertation/thesis is my own original work and that it has not been presented and will not be presented to any other higher learning Institution for a similar or any other academic award. </w:t>
      </w:r>
    </w:p>
    <w:p w14:paraId="0681674C" w14:textId="77777777" w:rsidR="00366B89" w:rsidRPr="004F45C6" w:rsidRDefault="00366B89" w:rsidP="00366B89">
      <w:pPr>
        <w:spacing w:before="0" w:after="0"/>
        <w:rPr>
          <w:rFonts w:ascii="Times New Roman" w:hAnsi="Times New Roman" w:cs="Times New Roman"/>
          <w:sz w:val="24"/>
          <w:szCs w:val="24"/>
        </w:rPr>
      </w:pPr>
      <w:r w:rsidRPr="004F45C6">
        <w:rPr>
          <w:rFonts w:ascii="Times New Roman" w:hAnsi="Times New Roman" w:cs="Times New Roman"/>
          <w:sz w:val="24"/>
          <w:szCs w:val="24"/>
        </w:rPr>
        <w:t xml:space="preserve">Signature ____________________ Date _____________________ </w:t>
      </w:r>
    </w:p>
    <w:p w14:paraId="2D648B9A" w14:textId="77777777" w:rsidR="00366B89" w:rsidRPr="001A79CA" w:rsidRDefault="00366B89" w:rsidP="00366B89">
      <w:pPr>
        <w:spacing w:before="0" w:after="0"/>
        <w:rPr>
          <w:rFonts w:ascii="Times New Roman" w:hAnsi="Times New Roman" w:cs="Times New Roman"/>
          <w:sz w:val="24"/>
          <w:szCs w:val="24"/>
        </w:rPr>
      </w:pPr>
    </w:p>
    <w:p w14:paraId="054C673E" w14:textId="77777777" w:rsidR="00366B89" w:rsidRDefault="00366B89" w:rsidP="00366B89">
      <w:pPr>
        <w:spacing w:before="0" w:after="0"/>
      </w:pPr>
    </w:p>
    <w:p w14:paraId="5F217643" w14:textId="77777777" w:rsidR="00366B89" w:rsidRDefault="00366B89" w:rsidP="00366B89">
      <w:pPr>
        <w:spacing w:before="0" w:after="0"/>
      </w:pPr>
    </w:p>
    <w:p w14:paraId="21C2BFC9" w14:textId="77777777" w:rsidR="00366B89" w:rsidRDefault="00366B89" w:rsidP="00366B89">
      <w:pPr>
        <w:spacing w:before="0" w:after="0"/>
      </w:pPr>
    </w:p>
    <w:p w14:paraId="47443485" w14:textId="77777777" w:rsidR="00366B89" w:rsidRDefault="00366B89" w:rsidP="00366B89">
      <w:pPr>
        <w:spacing w:before="0" w:after="0"/>
      </w:pPr>
    </w:p>
    <w:p w14:paraId="1E9FBC7E" w14:textId="77777777" w:rsidR="00366B89" w:rsidRDefault="00366B89" w:rsidP="00366B89">
      <w:pPr>
        <w:spacing w:before="0" w:after="0"/>
      </w:pPr>
    </w:p>
    <w:p w14:paraId="710EF002" w14:textId="77777777" w:rsidR="00366B89" w:rsidRDefault="00366B89" w:rsidP="00366B89">
      <w:pPr>
        <w:spacing w:before="0" w:after="0"/>
        <w:rPr>
          <w:rFonts w:ascii="Times New Roman" w:hAnsi="Times New Roman" w:cs="Times New Roman"/>
          <w:sz w:val="24"/>
          <w:szCs w:val="24"/>
        </w:rPr>
      </w:pPr>
    </w:p>
    <w:p w14:paraId="651A6C71" w14:textId="77777777" w:rsidR="00366B89" w:rsidRDefault="00366B89" w:rsidP="00366B89">
      <w:pPr>
        <w:spacing w:before="0" w:after="0"/>
        <w:rPr>
          <w:rFonts w:ascii="Times New Roman" w:hAnsi="Times New Roman" w:cs="Times New Roman"/>
          <w:sz w:val="24"/>
          <w:szCs w:val="24"/>
        </w:rPr>
      </w:pPr>
    </w:p>
    <w:p w14:paraId="41BF24A9" w14:textId="77777777" w:rsidR="00366B89" w:rsidRDefault="00366B89" w:rsidP="00366B89">
      <w:pPr>
        <w:spacing w:before="0" w:after="0"/>
        <w:rPr>
          <w:rFonts w:ascii="Times New Roman" w:hAnsi="Times New Roman" w:cs="Times New Roman"/>
          <w:sz w:val="24"/>
          <w:szCs w:val="24"/>
        </w:rPr>
      </w:pPr>
    </w:p>
    <w:p w14:paraId="5CEE39AA" w14:textId="77777777" w:rsidR="00366B89" w:rsidRDefault="00366B89" w:rsidP="00366B89">
      <w:pPr>
        <w:spacing w:before="0" w:after="0"/>
        <w:rPr>
          <w:rFonts w:ascii="Times New Roman" w:hAnsi="Times New Roman" w:cs="Times New Roman"/>
          <w:sz w:val="24"/>
          <w:szCs w:val="24"/>
        </w:rPr>
      </w:pPr>
    </w:p>
    <w:p w14:paraId="3A271988" w14:textId="77777777" w:rsidR="00366B89" w:rsidRDefault="00366B89" w:rsidP="00366B89">
      <w:pPr>
        <w:spacing w:before="0" w:after="0"/>
        <w:rPr>
          <w:rFonts w:ascii="Times New Roman" w:hAnsi="Times New Roman" w:cs="Times New Roman"/>
          <w:sz w:val="24"/>
          <w:szCs w:val="24"/>
        </w:rPr>
      </w:pPr>
    </w:p>
    <w:p w14:paraId="090B4A08" w14:textId="77777777" w:rsidR="00366B89" w:rsidRDefault="00366B89" w:rsidP="00366B89">
      <w:pPr>
        <w:spacing w:before="0" w:after="0"/>
        <w:rPr>
          <w:rFonts w:ascii="Times New Roman" w:hAnsi="Times New Roman" w:cs="Times New Roman"/>
          <w:sz w:val="24"/>
          <w:szCs w:val="24"/>
        </w:rPr>
      </w:pPr>
    </w:p>
    <w:p w14:paraId="1123BD4C" w14:textId="77777777" w:rsidR="00366B89" w:rsidRDefault="00366B89" w:rsidP="00366B89">
      <w:pPr>
        <w:spacing w:before="0" w:after="0"/>
        <w:rPr>
          <w:rFonts w:ascii="Times New Roman" w:hAnsi="Times New Roman" w:cs="Times New Roman"/>
          <w:sz w:val="24"/>
          <w:szCs w:val="24"/>
        </w:rPr>
      </w:pPr>
    </w:p>
    <w:p w14:paraId="2321BC6A" w14:textId="77777777" w:rsidR="00366B89" w:rsidRDefault="00366B89" w:rsidP="00366B89">
      <w:pPr>
        <w:spacing w:before="0" w:after="0"/>
        <w:rPr>
          <w:rFonts w:ascii="Times New Roman" w:hAnsi="Times New Roman" w:cs="Times New Roman"/>
          <w:sz w:val="24"/>
          <w:szCs w:val="24"/>
        </w:rPr>
      </w:pPr>
    </w:p>
    <w:p w14:paraId="60460400" w14:textId="77777777" w:rsidR="00366B89" w:rsidRDefault="00366B89" w:rsidP="00366B89">
      <w:pPr>
        <w:spacing w:before="0" w:after="0"/>
        <w:rPr>
          <w:rFonts w:ascii="Times New Roman" w:hAnsi="Times New Roman" w:cs="Times New Roman"/>
          <w:sz w:val="24"/>
          <w:szCs w:val="24"/>
        </w:rPr>
      </w:pPr>
    </w:p>
    <w:p w14:paraId="79145780" w14:textId="77777777" w:rsidR="00366B89" w:rsidRDefault="00366B89" w:rsidP="00366B89">
      <w:pPr>
        <w:spacing w:before="0" w:after="0"/>
        <w:rPr>
          <w:rFonts w:ascii="Times New Roman" w:hAnsi="Times New Roman" w:cs="Times New Roman"/>
          <w:sz w:val="24"/>
          <w:szCs w:val="24"/>
        </w:rPr>
      </w:pPr>
    </w:p>
    <w:p w14:paraId="1C6DD219" w14:textId="77777777" w:rsidR="00366B89" w:rsidRDefault="00366B89" w:rsidP="00366B89">
      <w:pPr>
        <w:spacing w:before="0" w:after="0"/>
        <w:rPr>
          <w:rFonts w:ascii="Times New Roman" w:hAnsi="Times New Roman" w:cs="Times New Roman"/>
          <w:sz w:val="24"/>
          <w:szCs w:val="24"/>
        </w:rPr>
      </w:pPr>
    </w:p>
    <w:p w14:paraId="3C21C1A7" w14:textId="77777777" w:rsidR="00366B89" w:rsidRDefault="00366B89" w:rsidP="00366B89">
      <w:pPr>
        <w:spacing w:before="0" w:after="0"/>
        <w:rPr>
          <w:rFonts w:ascii="Times New Roman" w:hAnsi="Times New Roman" w:cs="Times New Roman"/>
          <w:sz w:val="24"/>
          <w:szCs w:val="24"/>
        </w:rPr>
      </w:pPr>
    </w:p>
    <w:p w14:paraId="760F02D3" w14:textId="77777777" w:rsidR="00366B89" w:rsidRDefault="00366B89" w:rsidP="00366B89">
      <w:pPr>
        <w:spacing w:before="0" w:after="0"/>
        <w:rPr>
          <w:rFonts w:ascii="Times New Roman" w:hAnsi="Times New Roman" w:cs="Times New Roman"/>
          <w:sz w:val="24"/>
          <w:szCs w:val="24"/>
        </w:rPr>
      </w:pPr>
    </w:p>
    <w:p w14:paraId="38EC4CB8" w14:textId="77777777" w:rsidR="00366B89" w:rsidRDefault="00366B89" w:rsidP="00366B89">
      <w:pPr>
        <w:spacing w:before="0" w:after="0"/>
        <w:rPr>
          <w:rFonts w:ascii="Times New Roman" w:hAnsi="Times New Roman" w:cs="Times New Roman"/>
          <w:sz w:val="24"/>
          <w:szCs w:val="24"/>
        </w:rPr>
      </w:pPr>
    </w:p>
    <w:p w14:paraId="5C47F041" w14:textId="77777777" w:rsidR="00366B89" w:rsidRDefault="00366B89" w:rsidP="00366B89">
      <w:pPr>
        <w:spacing w:before="0" w:after="0"/>
        <w:rPr>
          <w:rFonts w:ascii="Times New Roman" w:hAnsi="Times New Roman" w:cs="Times New Roman"/>
          <w:sz w:val="24"/>
          <w:szCs w:val="24"/>
        </w:rPr>
      </w:pPr>
    </w:p>
    <w:p w14:paraId="4ED8DD68" w14:textId="77777777" w:rsidR="00366B89" w:rsidRDefault="00366B89" w:rsidP="00366B89">
      <w:pPr>
        <w:spacing w:before="0" w:after="0"/>
        <w:rPr>
          <w:rFonts w:ascii="Times New Roman" w:hAnsi="Times New Roman" w:cs="Times New Roman"/>
          <w:sz w:val="24"/>
          <w:szCs w:val="24"/>
        </w:rPr>
      </w:pPr>
    </w:p>
    <w:p w14:paraId="70B2B8EB" w14:textId="77777777" w:rsidR="00366B89" w:rsidRDefault="00366B89" w:rsidP="00366B89">
      <w:pPr>
        <w:spacing w:before="0" w:after="0"/>
        <w:rPr>
          <w:rFonts w:ascii="Times New Roman" w:hAnsi="Times New Roman" w:cs="Times New Roman"/>
          <w:sz w:val="24"/>
          <w:szCs w:val="24"/>
        </w:rPr>
      </w:pPr>
    </w:p>
    <w:p w14:paraId="136CFCEB" w14:textId="77777777" w:rsidR="00366B89" w:rsidRDefault="00366B89" w:rsidP="00366B89">
      <w:pPr>
        <w:spacing w:before="0" w:after="0"/>
        <w:rPr>
          <w:rFonts w:ascii="Times New Roman" w:hAnsi="Times New Roman" w:cs="Times New Roman"/>
          <w:sz w:val="24"/>
          <w:szCs w:val="24"/>
        </w:rPr>
      </w:pPr>
    </w:p>
    <w:p w14:paraId="572F8C6D" w14:textId="77777777" w:rsidR="00366B89" w:rsidRDefault="00366B89" w:rsidP="00366B89">
      <w:pPr>
        <w:spacing w:before="0" w:after="0"/>
        <w:rPr>
          <w:rFonts w:ascii="Times New Roman" w:hAnsi="Times New Roman" w:cs="Times New Roman"/>
          <w:sz w:val="24"/>
          <w:szCs w:val="24"/>
        </w:rPr>
      </w:pPr>
    </w:p>
    <w:p w14:paraId="562B0F42" w14:textId="77777777" w:rsidR="00366B89" w:rsidRPr="00FB16C2" w:rsidRDefault="00366B89" w:rsidP="00366B89">
      <w:pPr>
        <w:spacing w:before="0" w:after="0"/>
        <w:jc w:val="right"/>
        <w:rPr>
          <w:rFonts w:ascii="Times New Roman" w:hAnsi="Times New Roman" w:cs="Times New Roman"/>
          <w:sz w:val="24"/>
          <w:szCs w:val="24"/>
        </w:rPr>
      </w:pPr>
    </w:p>
    <w:p w14:paraId="4CF532C3" w14:textId="77777777" w:rsidR="00366B89" w:rsidRPr="001A79CA" w:rsidRDefault="00366B89" w:rsidP="00366B89">
      <w:pPr>
        <w:pStyle w:val="Heading1"/>
        <w:spacing w:before="0" w:after="0" w:line="360" w:lineRule="auto"/>
        <w:jc w:val="center"/>
      </w:pPr>
      <w:bookmarkStart w:id="8" w:name="_Toc220522790"/>
      <w:bookmarkStart w:id="9" w:name="_Toc220533511"/>
      <w:r w:rsidRPr="001A79CA">
        <w:t>CERTIFICATION</w:t>
      </w:r>
      <w:bookmarkEnd w:id="8"/>
      <w:bookmarkEnd w:id="9"/>
    </w:p>
    <w:p w14:paraId="75A9503B" w14:textId="77777777" w:rsidR="00366B89" w:rsidRDefault="00366B89" w:rsidP="00366B89">
      <w:pPr>
        <w:spacing w:before="0" w:after="0"/>
        <w:rPr>
          <w:rFonts w:ascii="Times New Roman" w:hAnsi="Times New Roman" w:cs="Times New Roman"/>
          <w:sz w:val="24"/>
          <w:szCs w:val="24"/>
        </w:rPr>
      </w:pPr>
      <w:r w:rsidRPr="001A79CA">
        <w:rPr>
          <w:rFonts w:ascii="Times New Roman" w:hAnsi="Times New Roman" w:cs="Times New Roman"/>
          <w:sz w:val="24"/>
          <w:szCs w:val="24"/>
        </w:rPr>
        <w:t>The undersigned certify that he/she has read and hereby recommend for acceptance by the Moshi Co-operative University a Research Proposal titled “Development of project and research management system at MoCU” in fulfilment of the requirements for the award of a degree of Bachelor of Business Information and Communication Technology (BBICT) at Moshi Co-operative University.</w:t>
      </w:r>
    </w:p>
    <w:p w14:paraId="7B77EF20" w14:textId="77777777" w:rsidR="00366B89" w:rsidRDefault="00366B89" w:rsidP="00366B89">
      <w:pPr>
        <w:spacing w:before="0" w:after="0"/>
        <w:rPr>
          <w:rFonts w:ascii="Times New Roman" w:hAnsi="Times New Roman" w:cs="Times New Roman"/>
          <w:sz w:val="24"/>
          <w:szCs w:val="24"/>
        </w:rPr>
      </w:pPr>
    </w:p>
    <w:p w14:paraId="431D9D07" w14:textId="77777777" w:rsidR="00366B89" w:rsidRPr="001A79CA" w:rsidRDefault="00366B89" w:rsidP="00366B89">
      <w:pPr>
        <w:spacing w:before="0" w:after="0"/>
        <w:rPr>
          <w:rFonts w:ascii="Times New Roman" w:hAnsi="Times New Roman" w:cs="Times New Roman"/>
          <w:sz w:val="24"/>
          <w:szCs w:val="24"/>
        </w:rPr>
      </w:pPr>
    </w:p>
    <w:p w14:paraId="621DFFDD" w14:textId="77777777" w:rsidR="00366B89" w:rsidRPr="001A79CA"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_________________________________</w:t>
      </w:r>
    </w:p>
    <w:p w14:paraId="33EDB7D3" w14:textId="77777777" w:rsidR="00366B89"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(Supervisor`s Name)</w:t>
      </w:r>
    </w:p>
    <w:p w14:paraId="41B1DAC4" w14:textId="77777777" w:rsidR="00366B89" w:rsidRDefault="00366B89" w:rsidP="00366B89">
      <w:pPr>
        <w:spacing w:before="0" w:after="0"/>
        <w:jc w:val="center"/>
        <w:rPr>
          <w:rFonts w:ascii="Times New Roman" w:hAnsi="Times New Roman" w:cs="Times New Roman"/>
          <w:sz w:val="24"/>
          <w:szCs w:val="24"/>
        </w:rPr>
      </w:pPr>
    </w:p>
    <w:p w14:paraId="5F22651F" w14:textId="77777777" w:rsidR="00366B89" w:rsidRDefault="00366B89" w:rsidP="00366B89">
      <w:pPr>
        <w:spacing w:before="0" w:after="0"/>
        <w:jc w:val="center"/>
        <w:rPr>
          <w:rFonts w:ascii="Times New Roman" w:hAnsi="Times New Roman" w:cs="Times New Roman"/>
          <w:sz w:val="24"/>
          <w:szCs w:val="24"/>
        </w:rPr>
      </w:pPr>
    </w:p>
    <w:p w14:paraId="458E40E2" w14:textId="77777777" w:rsidR="00366B89" w:rsidRDefault="00366B89" w:rsidP="00366B89">
      <w:pPr>
        <w:spacing w:before="0" w:after="0"/>
        <w:jc w:val="center"/>
        <w:rPr>
          <w:rFonts w:ascii="Times New Roman" w:hAnsi="Times New Roman" w:cs="Times New Roman"/>
          <w:sz w:val="24"/>
          <w:szCs w:val="24"/>
        </w:rPr>
      </w:pPr>
    </w:p>
    <w:p w14:paraId="7D5C0A25" w14:textId="77777777" w:rsidR="00366B89" w:rsidRPr="001A79CA" w:rsidRDefault="00366B89" w:rsidP="00366B89">
      <w:pPr>
        <w:spacing w:before="0" w:after="0"/>
        <w:jc w:val="center"/>
        <w:rPr>
          <w:rFonts w:ascii="Times New Roman" w:hAnsi="Times New Roman" w:cs="Times New Roman"/>
          <w:sz w:val="24"/>
          <w:szCs w:val="24"/>
        </w:rPr>
      </w:pPr>
    </w:p>
    <w:p w14:paraId="4EFE2ACC" w14:textId="77777777" w:rsidR="00366B89"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__________________________________</w:t>
      </w:r>
    </w:p>
    <w:p w14:paraId="07BCA99B" w14:textId="77777777" w:rsidR="00366B89" w:rsidRDefault="00366B89" w:rsidP="00366B89">
      <w:pPr>
        <w:spacing w:before="0" w:after="0"/>
        <w:jc w:val="center"/>
        <w:rPr>
          <w:rFonts w:ascii="Times New Roman" w:hAnsi="Times New Roman" w:cs="Times New Roman"/>
          <w:sz w:val="24"/>
          <w:szCs w:val="24"/>
        </w:rPr>
      </w:pPr>
    </w:p>
    <w:p w14:paraId="6BC35C73" w14:textId="77777777" w:rsidR="00366B89" w:rsidRDefault="00366B89" w:rsidP="00366B89">
      <w:pPr>
        <w:spacing w:before="0" w:after="0"/>
        <w:jc w:val="center"/>
        <w:rPr>
          <w:rFonts w:ascii="Times New Roman" w:hAnsi="Times New Roman" w:cs="Times New Roman"/>
          <w:sz w:val="24"/>
          <w:szCs w:val="24"/>
        </w:rPr>
      </w:pPr>
    </w:p>
    <w:p w14:paraId="40BE8A02" w14:textId="77777777" w:rsidR="00366B89" w:rsidRDefault="00366B89" w:rsidP="00366B89">
      <w:pPr>
        <w:spacing w:before="0" w:after="0"/>
        <w:jc w:val="center"/>
        <w:rPr>
          <w:rFonts w:ascii="Times New Roman" w:hAnsi="Times New Roman" w:cs="Times New Roman"/>
          <w:sz w:val="24"/>
          <w:szCs w:val="24"/>
        </w:rPr>
      </w:pPr>
    </w:p>
    <w:p w14:paraId="68C14DA9" w14:textId="77777777" w:rsidR="00366B89" w:rsidRPr="001A79CA" w:rsidRDefault="00366B89" w:rsidP="00366B89">
      <w:pPr>
        <w:spacing w:before="0" w:after="0"/>
        <w:jc w:val="center"/>
        <w:rPr>
          <w:rFonts w:ascii="Times New Roman" w:hAnsi="Times New Roman" w:cs="Times New Roman"/>
          <w:sz w:val="24"/>
          <w:szCs w:val="24"/>
        </w:rPr>
      </w:pPr>
    </w:p>
    <w:p w14:paraId="5ACD2B8D" w14:textId="77777777" w:rsidR="00366B89"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(Supervisor`s Signature)</w:t>
      </w:r>
    </w:p>
    <w:p w14:paraId="0C0CB44A" w14:textId="77777777" w:rsidR="00366B89" w:rsidRDefault="00366B89" w:rsidP="00366B89">
      <w:pPr>
        <w:spacing w:before="0" w:after="0"/>
        <w:jc w:val="center"/>
        <w:rPr>
          <w:rFonts w:ascii="Times New Roman" w:hAnsi="Times New Roman" w:cs="Times New Roman"/>
          <w:sz w:val="24"/>
          <w:szCs w:val="24"/>
        </w:rPr>
      </w:pPr>
    </w:p>
    <w:p w14:paraId="5E6D3C38" w14:textId="77777777" w:rsidR="00366B89" w:rsidRDefault="00366B89" w:rsidP="00366B89">
      <w:pPr>
        <w:spacing w:before="0" w:after="0"/>
        <w:jc w:val="center"/>
        <w:rPr>
          <w:rFonts w:ascii="Times New Roman" w:hAnsi="Times New Roman" w:cs="Times New Roman"/>
          <w:sz w:val="24"/>
          <w:szCs w:val="24"/>
        </w:rPr>
      </w:pPr>
    </w:p>
    <w:p w14:paraId="1FAC192C" w14:textId="77777777" w:rsidR="00366B89" w:rsidRDefault="00366B89" w:rsidP="00366B89">
      <w:pPr>
        <w:spacing w:before="0" w:after="0"/>
        <w:jc w:val="center"/>
        <w:rPr>
          <w:rFonts w:ascii="Times New Roman" w:hAnsi="Times New Roman" w:cs="Times New Roman"/>
          <w:sz w:val="24"/>
          <w:szCs w:val="24"/>
        </w:rPr>
      </w:pPr>
    </w:p>
    <w:p w14:paraId="284E64E2" w14:textId="77777777" w:rsidR="00366B89" w:rsidRDefault="00366B89" w:rsidP="00366B89">
      <w:pPr>
        <w:spacing w:before="0" w:after="0"/>
        <w:jc w:val="center"/>
        <w:rPr>
          <w:rFonts w:ascii="Times New Roman" w:hAnsi="Times New Roman" w:cs="Times New Roman"/>
          <w:sz w:val="24"/>
          <w:szCs w:val="24"/>
        </w:rPr>
      </w:pPr>
    </w:p>
    <w:p w14:paraId="6280F8E8" w14:textId="77777777" w:rsidR="00366B89" w:rsidRDefault="00366B89" w:rsidP="00366B89">
      <w:pPr>
        <w:spacing w:before="0" w:after="0"/>
        <w:jc w:val="center"/>
        <w:rPr>
          <w:rFonts w:ascii="Times New Roman" w:hAnsi="Times New Roman" w:cs="Times New Roman"/>
          <w:sz w:val="24"/>
          <w:szCs w:val="24"/>
        </w:rPr>
      </w:pPr>
    </w:p>
    <w:p w14:paraId="08D9CF13" w14:textId="77777777" w:rsidR="00366B89" w:rsidRPr="001A79CA" w:rsidRDefault="00366B89" w:rsidP="00366B89">
      <w:pPr>
        <w:spacing w:before="0" w:after="0"/>
        <w:jc w:val="center"/>
        <w:rPr>
          <w:rFonts w:ascii="Times New Roman" w:hAnsi="Times New Roman" w:cs="Times New Roman"/>
          <w:sz w:val="24"/>
          <w:szCs w:val="24"/>
        </w:rPr>
      </w:pPr>
    </w:p>
    <w:p w14:paraId="26E9C9DF" w14:textId="77777777" w:rsidR="00366B89" w:rsidRPr="001A79CA" w:rsidRDefault="00366B89" w:rsidP="00366B89">
      <w:pPr>
        <w:spacing w:before="0" w:after="0"/>
        <w:jc w:val="center"/>
        <w:rPr>
          <w:rFonts w:ascii="Times New Roman" w:hAnsi="Times New Roman" w:cs="Times New Roman"/>
          <w:sz w:val="24"/>
          <w:szCs w:val="24"/>
        </w:rPr>
      </w:pPr>
      <w:r w:rsidRPr="001A79CA">
        <w:rPr>
          <w:rFonts w:ascii="Times New Roman" w:hAnsi="Times New Roman" w:cs="Times New Roman"/>
          <w:sz w:val="24"/>
          <w:szCs w:val="24"/>
        </w:rPr>
        <w:t>Date: __________________________________</w:t>
      </w:r>
    </w:p>
    <w:p w14:paraId="71F22BCD" w14:textId="77777777" w:rsidR="00366B89" w:rsidRDefault="00366B89" w:rsidP="00366B89">
      <w:pPr>
        <w:spacing w:before="0" w:after="0"/>
        <w:rPr>
          <w:rFonts w:ascii="Times New Roman" w:hAnsi="Times New Roman" w:cs="Times New Roman"/>
          <w:sz w:val="24"/>
          <w:szCs w:val="24"/>
        </w:rPr>
      </w:pPr>
    </w:p>
    <w:p w14:paraId="728755B9" w14:textId="77777777" w:rsidR="00366B89" w:rsidRDefault="00366B89" w:rsidP="00366B89">
      <w:pPr>
        <w:spacing w:before="0" w:after="0"/>
        <w:rPr>
          <w:rFonts w:ascii="Times New Roman" w:hAnsi="Times New Roman" w:cs="Times New Roman"/>
          <w:sz w:val="24"/>
          <w:szCs w:val="24"/>
        </w:rPr>
      </w:pPr>
    </w:p>
    <w:p w14:paraId="4CF09CF5" w14:textId="75C036E5" w:rsidR="00366B89" w:rsidRDefault="00416AD2" w:rsidP="00366B89">
      <w:pPr>
        <w:spacing w:before="0" w:after="0"/>
        <w:rPr>
          <w:rFonts w:ascii="Times New Roman" w:hAnsi="Times New Roman" w:cs="Times New Roman"/>
          <w:sz w:val="24"/>
          <w:szCs w:val="24"/>
        </w:rPr>
      </w:pPr>
      <w:r>
        <w:rPr>
          <w:rFonts w:ascii="Times New Roman" w:hAnsi="Times New Roman" w:cs="Times New Roman"/>
          <w:kern w:val="0"/>
          <w:sz w:val="24"/>
        </w:rPr>
        <w:t xml:space="preserve"> </w:t>
      </w:r>
      <w:commentRangeStart w:id="10"/>
      <w:commentRangeStart w:id="11"/>
      <w:r>
        <w:rPr>
          <w:rFonts w:ascii="Times New Roman" w:hAnsi="Times New Roman" w:cs="Times New Roman"/>
          <w:kern w:val="0"/>
          <w:sz w:val="24"/>
        </w:rPr>
        <w:t xml:space="preserve">ADDIN ZOTERO_ITEM CSL_CITATION {"citationID":"xdJweUyW","properties":{"formattedCitation":"({\\i{}MOCU Prospectus 2026/2024 Pdf}, n.d.)","plainCitation":"(MOCU Prospectus 2026/2024 Pdf, n.d.)","noteIndex":0},"citationItems":[{"id":23,"uris":["http://zotero.org/users/local/XtIX7IBL/items/NLX3DGYA"],"itemData":{"id":23,"type":"webpage","title":"MOCU prospectus 2026/2024 pdf","URL":"https://aucfinder.com/mocu-prospectus-pdf-download/","accessed":{"date-parts":[["2026",1,29]]}}}],"schema":"https://github.com/citation-style-language/schema/raw/master/csl-citation.json"} </w:t>
      </w:r>
      <w:r w:rsidRPr="00416AD2">
        <w:rPr>
          <w:rFonts w:ascii="Times New Roman" w:hAnsi="Times New Roman" w:cs="Times New Roman"/>
          <w:kern w:val="0"/>
          <w:sz w:val="24"/>
        </w:rPr>
        <w:t>(</w:t>
      </w:r>
      <w:r w:rsidRPr="00416AD2">
        <w:rPr>
          <w:rFonts w:ascii="Times New Roman" w:hAnsi="Times New Roman" w:cs="Times New Roman"/>
          <w:i/>
          <w:iCs/>
          <w:kern w:val="0"/>
          <w:sz w:val="24"/>
        </w:rPr>
        <w:t>MOCU Prospectus 2026/2024 Pdf</w:t>
      </w:r>
      <w:r w:rsidRPr="00416AD2">
        <w:rPr>
          <w:rFonts w:ascii="Times New Roman" w:hAnsi="Times New Roman" w:cs="Times New Roman"/>
          <w:kern w:val="0"/>
          <w:sz w:val="24"/>
        </w:rPr>
        <w:t>, n.d.)</w:t>
      </w:r>
      <w:commentRangeEnd w:id="10"/>
      <w:r w:rsidR="00C76D09">
        <w:rPr>
          <w:rStyle w:val="CommentReference"/>
          <w:rFonts w:ascii="Times New Roman" w:hAnsi="Times New Roman" w:cs="Times New Roman"/>
          <w:sz w:val="24"/>
          <w:szCs w:val="24"/>
        </w:rPr>
        <w:commentReference w:id="10"/>
      </w:r>
      <w:commentRangeEnd w:id="11"/>
      <w:r w:rsidR="000C7047">
        <w:rPr>
          <w:rStyle w:val="CommentReference"/>
          <w:rFonts w:ascii="Times New Roman" w:hAnsi="Times New Roman" w:cs="Times New Roman"/>
          <w:sz w:val="24"/>
          <w:szCs w:val="24"/>
        </w:rPr>
        <w:commentReference w:id="11"/>
      </w:r>
    </w:p>
    <w:p w14:paraId="45C23B7F" w14:textId="77777777" w:rsidR="00366B89" w:rsidRDefault="00366B89" w:rsidP="00366B89">
      <w:pPr>
        <w:spacing w:before="0" w:after="0"/>
        <w:rPr>
          <w:rFonts w:ascii="Times New Roman" w:hAnsi="Times New Roman" w:cs="Times New Roman"/>
          <w:sz w:val="24"/>
          <w:szCs w:val="24"/>
        </w:rPr>
      </w:pPr>
    </w:p>
    <w:p w14:paraId="47713E78" w14:textId="77777777" w:rsidR="00366B89" w:rsidRPr="00716A3F" w:rsidRDefault="00366B89" w:rsidP="00366B89">
      <w:pPr>
        <w:pStyle w:val="Heading1"/>
        <w:spacing w:before="0" w:after="0" w:line="360" w:lineRule="auto"/>
        <w:jc w:val="center"/>
      </w:pPr>
      <w:bookmarkStart w:id="12" w:name="_Toc220522791"/>
      <w:bookmarkStart w:id="13" w:name="_Toc220533512"/>
      <w:r w:rsidRPr="00716A3F">
        <w:t>LIST OF ABBREVIATION &amp; ACRONYMS</w:t>
      </w:r>
      <w:bookmarkEnd w:id="12"/>
      <w:bookmarkEnd w:id="13"/>
    </w:p>
    <w:p w14:paraId="5E76586F" w14:textId="77777777" w:rsidR="00366B89" w:rsidRPr="00B20472"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MOCU</w:t>
      </w:r>
      <w:r w:rsidRPr="00B20472">
        <w:rPr>
          <w:rFonts w:ascii="Times New Roman" w:hAnsi="Times New Roman" w:cs="Times New Roman"/>
          <w:b/>
          <w:bCs/>
          <w:sz w:val="24"/>
          <w:szCs w:val="24"/>
        </w:rPr>
        <w:t>:</w:t>
      </w:r>
      <w:r w:rsidRPr="00B20472">
        <w:rPr>
          <w:rFonts w:ascii="Times New Roman" w:hAnsi="Times New Roman" w:cs="Times New Roman"/>
          <w:sz w:val="24"/>
          <w:szCs w:val="24"/>
        </w:rPr>
        <w:t xml:space="preserve"> </w:t>
      </w:r>
      <w:r>
        <w:rPr>
          <w:rFonts w:ascii="Times New Roman" w:hAnsi="Times New Roman" w:cs="Times New Roman"/>
          <w:sz w:val="24"/>
          <w:szCs w:val="24"/>
        </w:rPr>
        <w:t>M</w:t>
      </w:r>
      <w:r w:rsidRPr="00B20472">
        <w:rPr>
          <w:rFonts w:ascii="Times New Roman" w:hAnsi="Times New Roman" w:cs="Times New Roman"/>
          <w:sz w:val="24"/>
          <w:szCs w:val="24"/>
        </w:rPr>
        <w:t>oshi co-operative university</w:t>
      </w:r>
    </w:p>
    <w:p w14:paraId="7D2B882A" w14:textId="77777777" w:rsidR="00366B89" w:rsidRPr="00B20472"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BBICT</w:t>
      </w:r>
      <w:r w:rsidRPr="00B20472">
        <w:rPr>
          <w:rFonts w:ascii="Times New Roman" w:hAnsi="Times New Roman" w:cs="Times New Roman"/>
          <w:sz w:val="24"/>
          <w:szCs w:val="24"/>
        </w:rPr>
        <w:t xml:space="preserve">: </w:t>
      </w:r>
      <w:r>
        <w:rPr>
          <w:rFonts w:ascii="Times New Roman" w:hAnsi="Times New Roman" w:cs="Times New Roman"/>
          <w:sz w:val="24"/>
          <w:szCs w:val="24"/>
        </w:rPr>
        <w:t>B</w:t>
      </w:r>
      <w:r w:rsidRPr="00B20472">
        <w:rPr>
          <w:rFonts w:ascii="Times New Roman" w:hAnsi="Times New Roman" w:cs="Times New Roman"/>
          <w:sz w:val="24"/>
          <w:szCs w:val="24"/>
        </w:rPr>
        <w:t>achelor of business information and communication technology</w:t>
      </w:r>
    </w:p>
    <w:p w14:paraId="0A13BE67" w14:textId="77777777" w:rsidR="00366B89" w:rsidRPr="00470C8A"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FBIS:</w:t>
      </w:r>
      <w:r w:rsidRPr="00B20472">
        <w:rPr>
          <w:rFonts w:ascii="Times New Roman" w:hAnsi="Times New Roman" w:cs="Times New Roman"/>
          <w:sz w:val="24"/>
          <w:szCs w:val="24"/>
        </w:rPr>
        <w:t xml:space="preserve"> </w:t>
      </w:r>
      <w:r>
        <w:rPr>
          <w:rFonts w:ascii="Times New Roman" w:hAnsi="Times New Roman" w:cs="Times New Roman"/>
          <w:sz w:val="24"/>
          <w:szCs w:val="24"/>
        </w:rPr>
        <w:t>F</w:t>
      </w:r>
      <w:r w:rsidRPr="00B20472">
        <w:rPr>
          <w:rFonts w:ascii="Times New Roman" w:hAnsi="Times New Roman" w:cs="Times New Roman"/>
          <w:sz w:val="24"/>
          <w:szCs w:val="24"/>
        </w:rPr>
        <w:t>aculty of business and information science</w:t>
      </w:r>
    </w:p>
    <w:p w14:paraId="327C34BC" w14:textId="77777777" w:rsidR="00366B89" w:rsidRPr="00B20472"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FCCD:</w:t>
      </w:r>
      <w:r w:rsidRPr="00B20472">
        <w:rPr>
          <w:rFonts w:ascii="Times New Roman" w:hAnsi="Times New Roman" w:cs="Times New Roman"/>
          <w:sz w:val="24"/>
          <w:szCs w:val="24"/>
        </w:rPr>
        <w:t xml:space="preserve"> </w:t>
      </w:r>
      <w:r>
        <w:rPr>
          <w:rFonts w:ascii="Times New Roman" w:hAnsi="Times New Roman" w:cs="Times New Roman"/>
          <w:sz w:val="24"/>
          <w:szCs w:val="24"/>
        </w:rPr>
        <w:t>F</w:t>
      </w:r>
      <w:r w:rsidRPr="00B20472">
        <w:rPr>
          <w:rFonts w:ascii="Times New Roman" w:hAnsi="Times New Roman" w:cs="Times New Roman"/>
          <w:sz w:val="24"/>
          <w:szCs w:val="24"/>
        </w:rPr>
        <w:t>aculty of co-operative and community development</w:t>
      </w:r>
    </w:p>
    <w:p w14:paraId="61FFD66E" w14:textId="4C76F9F7" w:rsidR="00366B89" w:rsidRPr="00B20472" w:rsidRDefault="00366B89" w:rsidP="00366B89">
      <w:pPr>
        <w:tabs>
          <w:tab w:val="left" w:pos="2016"/>
        </w:tabs>
        <w:spacing w:before="0" w:after="0"/>
        <w:jc w:val="left"/>
        <w:rPr>
          <w:rFonts w:ascii="Times New Roman" w:hAnsi="Times New Roman" w:cs="Times New Roman"/>
          <w:sz w:val="24"/>
          <w:szCs w:val="24"/>
        </w:rPr>
      </w:pPr>
      <w:r w:rsidRPr="00470C8A">
        <w:rPr>
          <w:rFonts w:ascii="Times New Roman" w:hAnsi="Times New Roman" w:cs="Times New Roman"/>
          <w:b/>
          <w:bCs/>
          <w:sz w:val="24"/>
          <w:szCs w:val="24"/>
        </w:rPr>
        <w:t>PRMS</w:t>
      </w:r>
      <w:r w:rsidRPr="00B20472">
        <w:rPr>
          <w:rFonts w:ascii="Times New Roman" w:hAnsi="Times New Roman" w:cs="Times New Roman"/>
          <w:sz w:val="24"/>
          <w:szCs w:val="24"/>
        </w:rPr>
        <w:t>:</w:t>
      </w:r>
      <w:r w:rsidR="0028472E">
        <w:rPr>
          <w:rFonts w:ascii="Times New Roman" w:hAnsi="Times New Roman" w:cs="Times New Roman"/>
          <w:sz w:val="24"/>
          <w:szCs w:val="24"/>
        </w:rPr>
        <w:t xml:space="preserve"> </w:t>
      </w:r>
      <w:r>
        <w:rPr>
          <w:rFonts w:ascii="Times New Roman" w:hAnsi="Times New Roman" w:cs="Times New Roman"/>
          <w:sz w:val="24"/>
          <w:szCs w:val="24"/>
        </w:rPr>
        <w:t>P</w:t>
      </w:r>
      <w:r w:rsidRPr="00B20472">
        <w:rPr>
          <w:rFonts w:ascii="Times New Roman" w:hAnsi="Times New Roman" w:cs="Times New Roman"/>
          <w:sz w:val="24"/>
          <w:szCs w:val="24"/>
        </w:rPr>
        <w:t>roject and research management system</w:t>
      </w:r>
    </w:p>
    <w:p w14:paraId="2ED21467" w14:textId="77777777" w:rsidR="00366B89" w:rsidRDefault="00366B89" w:rsidP="00366B89">
      <w:pPr>
        <w:spacing w:before="0" w:after="0"/>
        <w:rPr>
          <w:rFonts w:ascii="Times New Roman" w:hAnsi="Times New Roman" w:cs="Times New Roman"/>
          <w:sz w:val="24"/>
          <w:szCs w:val="24"/>
        </w:rPr>
      </w:pPr>
      <w:r w:rsidRPr="00470C8A">
        <w:rPr>
          <w:rFonts w:ascii="Times New Roman" w:hAnsi="Times New Roman" w:cs="Times New Roman"/>
          <w:b/>
          <w:bCs/>
          <w:sz w:val="24"/>
          <w:szCs w:val="24"/>
        </w:rPr>
        <w:t>ICT:</w:t>
      </w:r>
      <w:r w:rsidRPr="00B20472">
        <w:rPr>
          <w:rFonts w:ascii="Times New Roman" w:hAnsi="Times New Roman" w:cs="Times New Roman"/>
          <w:sz w:val="24"/>
          <w:szCs w:val="24"/>
        </w:rPr>
        <w:t xml:space="preserve"> </w:t>
      </w:r>
      <w:r>
        <w:rPr>
          <w:rFonts w:ascii="Times New Roman" w:hAnsi="Times New Roman" w:cs="Times New Roman"/>
          <w:sz w:val="24"/>
          <w:szCs w:val="24"/>
        </w:rPr>
        <w:t>I</w:t>
      </w:r>
      <w:r w:rsidRPr="00B20472">
        <w:rPr>
          <w:rFonts w:ascii="Times New Roman" w:hAnsi="Times New Roman" w:cs="Times New Roman"/>
          <w:sz w:val="24"/>
          <w:szCs w:val="24"/>
        </w:rPr>
        <w:t>nformation and communication technology</w:t>
      </w:r>
    </w:p>
    <w:p w14:paraId="4C65701C" w14:textId="77777777" w:rsidR="00366B89" w:rsidRDefault="00366B89" w:rsidP="00366B89">
      <w:pPr>
        <w:spacing w:before="0" w:after="0"/>
        <w:rPr>
          <w:rFonts w:ascii="Times New Roman" w:hAnsi="Times New Roman" w:cs="Times New Roman"/>
          <w:sz w:val="24"/>
          <w:szCs w:val="24"/>
        </w:rPr>
      </w:pPr>
    </w:p>
    <w:p w14:paraId="6A8AC0F4" w14:textId="77777777" w:rsidR="00366B89" w:rsidRDefault="00366B89" w:rsidP="00366B89">
      <w:pPr>
        <w:spacing w:before="0" w:after="0"/>
        <w:rPr>
          <w:rFonts w:ascii="Times New Roman" w:hAnsi="Times New Roman" w:cs="Times New Roman"/>
          <w:sz w:val="24"/>
          <w:szCs w:val="24"/>
        </w:rPr>
      </w:pPr>
    </w:p>
    <w:p w14:paraId="68194839" w14:textId="77777777" w:rsidR="00366B89" w:rsidRDefault="00366B89" w:rsidP="00366B89">
      <w:pPr>
        <w:spacing w:before="0" w:after="0"/>
        <w:rPr>
          <w:rFonts w:ascii="Times New Roman" w:hAnsi="Times New Roman" w:cs="Times New Roman"/>
          <w:sz w:val="24"/>
          <w:szCs w:val="24"/>
        </w:rPr>
      </w:pPr>
    </w:p>
    <w:p w14:paraId="2CF4AF04" w14:textId="77777777" w:rsidR="00366B89" w:rsidRDefault="00366B89" w:rsidP="00366B89">
      <w:pPr>
        <w:spacing w:before="0" w:after="0"/>
        <w:rPr>
          <w:rFonts w:ascii="Times New Roman" w:hAnsi="Times New Roman" w:cs="Times New Roman"/>
          <w:sz w:val="24"/>
          <w:szCs w:val="24"/>
        </w:rPr>
      </w:pPr>
    </w:p>
    <w:p w14:paraId="41EAED0B" w14:textId="77777777" w:rsidR="00366B89" w:rsidRDefault="00366B89" w:rsidP="00366B89">
      <w:pPr>
        <w:spacing w:before="0" w:after="0"/>
        <w:rPr>
          <w:rFonts w:ascii="Times New Roman" w:hAnsi="Times New Roman" w:cs="Times New Roman"/>
          <w:sz w:val="24"/>
          <w:szCs w:val="24"/>
        </w:rPr>
      </w:pPr>
    </w:p>
    <w:p w14:paraId="6C948880" w14:textId="77777777" w:rsidR="00366B89" w:rsidRDefault="00366B89" w:rsidP="00366B89">
      <w:pPr>
        <w:spacing w:before="0" w:after="0"/>
        <w:rPr>
          <w:rFonts w:ascii="Times New Roman" w:hAnsi="Times New Roman" w:cs="Times New Roman"/>
          <w:sz w:val="24"/>
          <w:szCs w:val="24"/>
        </w:rPr>
      </w:pPr>
    </w:p>
    <w:p w14:paraId="1945779C" w14:textId="77777777" w:rsidR="00366B89" w:rsidRDefault="00366B89" w:rsidP="00366B89">
      <w:pPr>
        <w:spacing w:before="0" w:after="0"/>
        <w:rPr>
          <w:rFonts w:ascii="Times New Roman" w:hAnsi="Times New Roman" w:cs="Times New Roman"/>
          <w:sz w:val="24"/>
          <w:szCs w:val="24"/>
        </w:rPr>
      </w:pPr>
    </w:p>
    <w:p w14:paraId="190A5EBC" w14:textId="77777777" w:rsidR="00366B89" w:rsidRDefault="00366B89" w:rsidP="00366B89">
      <w:pPr>
        <w:spacing w:before="0" w:after="0"/>
        <w:rPr>
          <w:rFonts w:ascii="Times New Roman" w:hAnsi="Times New Roman" w:cs="Times New Roman"/>
          <w:sz w:val="24"/>
          <w:szCs w:val="24"/>
        </w:rPr>
      </w:pPr>
    </w:p>
    <w:p w14:paraId="3DE11B94" w14:textId="77777777" w:rsidR="00366B89" w:rsidRDefault="00366B89" w:rsidP="00366B89">
      <w:pPr>
        <w:spacing w:before="0" w:after="0"/>
        <w:rPr>
          <w:rFonts w:ascii="Times New Roman" w:hAnsi="Times New Roman" w:cs="Times New Roman"/>
          <w:sz w:val="24"/>
          <w:szCs w:val="24"/>
        </w:rPr>
      </w:pPr>
    </w:p>
    <w:p w14:paraId="7FEBC8F7" w14:textId="77777777" w:rsidR="00366B89" w:rsidRDefault="00366B89" w:rsidP="00366B89">
      <w:pPr>
        <w:spacing w:before="0" w:after="0"/>
        <w:rPr>
          <w:rFonts w:ascii="Times New Roman" w:hAnsi="Times New Roman" w:cs="Times New Roman"/>
          <w:sz w:val="24"/>
          <w:szCs w:val="24"/>
        </w:rPr>
      </w:pPr>
    </w:p>
    <w:p w14:paraId="1389A185" w14:textId="77777777" w:rsidR="00366B89" w:rsidRDefault="00366B89" w:rsidP="00366B89">
      <w:pPr>
        <w:spacing w:before="0" w:after="0"/>
        <w:rPr>
          <w:rFonts w:ascii="Times New Roman" w:hAnsi="Times New Roman" w:cs="Times New Roman"/>
          <w:sz w:val="24"/>
          <w:szCs w:val="24"/>
        </w:rPr>
      </w:pPr>
    </w:p>
    <w:p w14:paraId="22063379" w14:textId="77777777" w:rsidR="00366B89" w:rsidRDefault="00366B89" w:rsidP="00366B89">
      <w:pPr>
        <w:spacing w:before="0" w:after="0"/>
        <w:rPr>
          <w:rFonts w:ascii="Times New Roman" w:hAnsi="Times New Roman" w:cs="Times New Roman"/>
          <w:sz w:val="24"/>
          <w:szCs w:val="24"/>
        </w:rPr>
      </w:pPr>
    </w:p>
    <w:p w14:paraId="62F17FB9" w14:textId="77777777" w:rsidR="00366B89" w:rsidRDefault="00366B89" w:rsidP="00366B89">
      <w:pPr>
        <w:spacing w:before="0" w:after="0"/>
        <w:rPr>
          <w:rFonts w:ascii="Times New Roman" w:hAnsi="Times New Roman" w:cs="Times New Roman"/>
          <w:sz w:val="24"/>
          <w:szCs w:val="24"/>
        </w:rPr>
      </w:pPr>
    </w:p>
    <w:p w14:paraId="65BDC315" w14:textId="77777777" w:rsidR="00366B89" w:rsidRDefault="00366B89" w:rsidP="00366B89">
      <w:pPr>
        <w:spacing w:before="0" w:after="0"/>
        <w:rPr>
          <w:rFonts w:ascii="Times New Roman" w:hAnsi="Times New Roman" w:cs="Times New Roman"/>
          <w:sz w:val="24"/>
          <w:szCs w:val="24"/>
        </w:rPr>
      </w:pPr>
    </w:p>
    <w:p w14:paraId="3BF1E587" w14:textId="77777777" w:rsidR="00366B89" w:rsidRDefault="00366B89" w:rsidP="00366B89">
      <w:pPr>
        <w:spacing w:before="0" w:after="0"/>
        <w:rPr>
          <w:rFonts w:ascii="Times New Roman" w:hAnsi="Times New Roman" w:cs="Times New Roman"/>
          <w:sz w:val="24"/>
          <w:szCs w:val="24"/>
        </w:rPr>
      </w:pPr>
    </w:p>
    <w:p w14:paraId="49FF5145" w14:textId="77777777" w:rsidR="00366B89" w:rsidRDefault="00366B89" w:rsidP="00366B89">
      <w:pPr>
        <w:spacing w:before="0" w:after="0"/>
        <w:rPr>
          <w:rFonts w:ascii="Times New Roman" w:hAnsi="Times New Roman" w:cs="Times New Roman"/>
          <w:sz w:val="24"/>
          <w:szCs w:val="24"/>
        </w:rPr>
      </w:pPr>
    </w:p>
    <w:p w14:paraId="62DDAD1D" w14:textId="77777777" w:rsidR="00366B89" w:rsidDel="000C7047" w:rsidRDefault="00366B89" w:rsidP="00366B89">
      <w:pPr>
        <w:spacing w:before="0" w:after="0"/>
        <w:rPr>
          <w:del w:id="14" w:author="S K" w:date="2026-02-02T16:51:00Z" w16du:dateUtc="2026-02-02T13:51:00Z"/>
          <w:rFonts w:ascii="Times New Roman" w:hAnsi="Times New Roman" w:cs="Times New Roman"/>
          <w:sz w:val="24"/>
          <w:szCs w:val="24"/>
        </w:rPr>
      </w:pPr>
    </w:p>
    <w:p w14:paraId="6D4724B3" w14:textId="77777777" w:rsidR="00366B89" w:rsidDel="000C7047" w:rsidRDefault="00366B89" w:rsidP="00366B89">
      <w:pPr>
        <w:spacing w:before="0" w:after="0"/>
        <w:rPr>
          <w:del w:id="15" w:author="S K" w:date="2026-02-02T16:51:00Z" w16du:dateUtc="2026-02-02T13:51:00Z"/>
          <w:rFonts w:ascii="Times New Roman" w:hAnsi="Times New Roman" w:cs="Times New Roman"/>
          <w:sz w:val="24"/>
          <w:szCs w:val="24"/>
        </w:rPr>
      </w:pPr>
    </w:p>
    <w:p w14:paraId="5D57C7D5" w14:textId="77777777" w:rsidR="00366B89" w:rsidDel="000C7047" w:rsidRDefault="00366B89" w:rsidP="00366B89">
      <w:pPr>
        <w:spacing w:before="0" w:after="0"/>
        <w:rPr>
          <w:del w:id="16" w:author="S K" w:date="2026-02-02T16:51:00Z" w16du:dateUtc="2026-02-02T13:51:00Z"/>
          <w:rFonts w:ascii="Times New Roman" w:hAnsi="Times New Roman" w:cs="Times New Roman"/>
          <w:sz w:val="24"/>
          <w:szCs w:val="24"/>
        </w:rPr>
      </w:pPr>
    </w:p>
    <w:p w14:paraId="0B9A2A4C" w14:textId="77777777" w:rsidR="00366B89" w:rsidDel="000C7047" w:rsidRDefault="00366B89" w:rsidP="00366B89">
      <w:pPr>
        <w:spacing w:before="0" w:after="0"/>
        <w:rPr>
          <w:del w:id="17" w:author="S K" w:date="2026-02-02T16:51:00Z" w16du:dateUtc="2026-02-02T13:51:00Z"/>
          <w:rFonts w:ascii="Times New Roman" w:hAnsi="Times New Roman" w:cs="Times New Roman"/>
          <w:sz w:val="24"/>
          <w:szCs w:val="24"/>
        </w:rPr>
      </w:pPr>
    </w:p>
    <w:p w14:paraId="34555903" w14:textId="3196230B" w:rsidR="00366B89" w:rsidDel="000C7047" w:rsidRDefault="00366B89" w:rsidP="00366B89">
      <w:pPr>
        <w:spacing w:before="0" w:after="0"/>
        <w:rPr>
          <w:del w:id="18" w:author="S K" w:date="2026-02-02T16:51:00Z" w16du:dateUtc="2026-02-02T13:51:00Z"/>
          <w:rFonts w:ascii="Times New Roman" w:hAnsi="Times New Roman" w:cs="Times New Roman"/>
          <w:sz w:val="24"/>
          <w:szCs w:val="24"/>
        </w:rPr>
      </w:pPr>
    </w:p>
    <w:p w14:paraId="494492CB" w14:textId="49217080" w:rsidR="00366B89" w:rsidDel="000C7047" w:rsidRDefault="00366B89" w:rsidP="00366B89">
      <w:pPr>
        <w:spacing w:before="0" w:after="0"/>
        <w:rPr>
          <w:del w:id="19" w:author="S K" w:date="2026-02-02T16:51:00Z" w16du:dateUtc="2026-02-02T13:51:00Z"/>
          <w:rFonts w:ascii="Times New Roman" w:hAnsi="Times New Roman" w:cs="Times New Roman"/>
          <w:sz w:val="24"/>
          <w:szCs w:val="24"/>
        </w:rPr>
      </w:pPr>
    </w:p>
    <w:p w14:paraId="66C05341" w14:textId="7B1D7874" w:rsidR="00366B89" w:rsidDel="000C7047" w:rsidRDefault="00366B89" w:rsidP="00366B89">
      <w:pPr>
        <w:spacing w:before="0" w:after="0"/>
        <w:rPr>
          <w:del w:id="20" w:author="S K" w:date="2026-02-02T16:51:00Z" w16du:dateUtc="2026-02-02T13:51:00Z"/>
          <w:rFonts w:ascii="Times New Roman" w:hAnsi="Times New Roman" w:cs="Times New Roman"/>
          <w:sz w:val="24"/>
          <w:szCs w:val="24"/>
        </w:rPr>
      </w:pPr>
    </w:p>
    <w:sdt>
      <w:sdtPr>
        <w:rPr>
          <w:rFonts w:asciiTheme="minorHAnsi" w:eastAsiaTheme="minorHAnsi" w:hAnsiTheme="minorHAnsi" w:cstheme="minorBidi"/>
          <w:b w:val="0"/>
          <w:kern w:val="2"/>
          <w:sz w:val="22"/>
          <w:szCs w:val="22"/>
          <w14:ligatures w14:val="standardContextual"/>
        </w:rPr>
        <w:id w:val="-1426414535"/>
        <w:docPartObj>
          <w:docPartGallery w:val="Table of Contents"/>
          <w:docPartUnique/>
        </w:docPartObj>
      </w:sdtPr>
      <w:sdtEndPr>
        <w:rPr>
          <w:rFonts w:ascii="Times New Roman" w:hAnsi="Times New Roman" w:cs="Times New Roman"/>
          <w:bCs/>
          <w:noProof/>
          <w:sz w:val="24"/>
          <w:szCs w:val="24"/>
        </w:rPr>
      </w:sdtEndPr>
      <w:sdtContent>
        <w:p w14:paraId="7B46D8D3" w14:textId="77777777" w:rsidR="00366B89" w:rsidRPr="00680B30" w:rsidRDefault="00366B89" w:rsidP="00680B30">
          <w:pPr>
            <w:pStyle w:val="TOCHeading"/>
            <w:spacing w:line="360" w:lineRule="auto"/>
            <w:rPr>
              <w:rFonts w:cs="Times New Roman"/>
              <w:sz w:val="24"/>
              <w:szCs w:val="24"/>
            </w:rPr>
          </w:pPr>
          <w:r w:rsidRPr="00680B30">
            <w:rPr>
              <w:rFonts w:cs="Times New Roman"/>
              <w:sz w:val="24"/>
              <w:szCs w:val="24"/>
            </w:rPr>
            <w:t>TABLE OF CONTENTS</w:t>
          </w:r>
        </w:p>
        <w:p w14:paraId="5ABF92CE" w14:textId="19E4A6DB" w:rsidR="00AE6FCC" w:rsidRPr="00680B30" w:rsidRDefault="00366B89" w:rsidP="00680B30">
          <w:pPr>
            <w:pStyle w:val="TOC1"/>
            <w:tabs>
              <w:tab w:val="right" w:leader="dot" w:pos="9350"/>
            </w:tabs>
            <w:spacing w:before="120" w:after="0"/>
            <w:jc w:val="left"/>
            <w:rPr>
              <w:rFonts w:eastAsiaTheme="minorEastAsia"/>
              <w:bCs/>
              <w:noProof/>
              <w:sz w:val="24"/>
              <w:szCs w:val="24"/>
              <w:lang w:val="en-TZ" w:eastAsia="en-TZ"/>
            </w:rPr>
          </w:pPr>
          <w:r w:rsidRPr="00680B30">
            <w:rPr>
              <w:rFonts w:ascii="Times New Roman" w:hAnsi="Times New Roman" w:cs="Times New Roman"/>
              <w:bCs/>
              <w:sz w:val="24"/>
              <w:szCs w:val="24"/>
            </w:rPr>
            <w:fldChar w:fldCharType="begin"/>
          </w:r>
          <w:r w:rsidRPr="00680B30">
            <w:rPr>
              <w:rFonts w:ascii="Times New Roman" w:hAnsi="Times New Roman" w:cs="Times New Roman"/>
              <w:bCs/>
              <w:sz w:val="24"/>
              <w:szCs w:val="24"/>
            </w:rPr>
            <w:instrText xml:space="preserve"> TOC \o "1-3" \h \z \u </w:instrText>
          </w:r>
          <w:r w:rsidRPr="00680B30">
            <w:rPr>
              <w:rFonts w:ascii="Times New Roman" w:hAnsi="Times New Roman" w:cs="Times New Roman"/>
              <w:bCs/>
              <w:sz w:val="24"/>
              <w:szCs w:val="24"/>
            </w:rPr>
            <w:fldChar w:fldCharType="separate"/>
          </w:r>
          <w:hyperlink w:anchor="_Toc220533510" w:history="1">
            <w:r w:rsidR="00AE6FCC" w:rsidRPr="00680B30">
              <w:rPr>
                <w:rStyle w:val="Hyperlink"/>
                <w:bCs/>
                <w:noProof/>
              </w:rPr>
              <w:t>DECLARATION AND COPYRIGHT</w:t>
            </w:r>
            <w:r w:rsidR="00AE6FCC" w:rsidRPr="00680B30">
              <w:rPr>
                <w:bCs/>
                <w:noProof/>
                <w:webHidden/>
              </w:rPr>
              <w:tab/>
            </w:r>
            <w:r w:rsidR="00AE6FCC" w:rsidRPr="00680B30">
              <w:rPr>
                <w:bCs/>
                <w:noProof/>
                <w:webHidden/>
              </w:rPr>
              <w:fldChar w:fldCharType="begin"/>
            </w:r>
            <w:r w:rsidR="00AE6FCC" w:rsidRPr="00680B30">
              <w:rPr>
                <w:bCs/>
                <w:noProof/>
                <w:webHidden/>
              </w:rPr>
              <w:instrText xml:space="preserve"> PAGEREF _Toc220533510 \h </w:instrText>
            </w:r>
            <w:r w:rsidR="00AE6FCC" w:rsidRPr="00680B30">
              <w:rPr>
                <w:bCs/>
                <w:noProof/>
                <w:webHidden/>
              </w:rPr>
            </w:r>
            <w:r w:rsidR="00AE6FCC" w:rsidRPr="00680B30">
              <w:rPr>
                <w:bCs/>
                <w:noProof/>
                <w:webHidden/>
              </w:rPr>
              <w:fldChar w:fldCharType="separate"/>
            </w:r>
            <w:r w:rsidR="00416AD2">
              <w:rPr>
                <w:bCs/>
                <w:noProof/>
                <w:webHidden/>
              </w:rPr>
              <w:t>i</w:t>
            </w:r>
            <w:r w:rsidR="00AE6FCC" w:rsidRPr="00680B30">
              <w:rPr>
                <w:bCs/>
                <w:noProof/>
                <w:webHidden/>
              </w:rPr>
              <w:fldChar w:fldCharType="end"/>
            </w:r>
          </w:hyperlink>
        </w:p>
        <w:p w14:paraId="026FCB98" w14:textId="3969D1F1"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11" w:history="1">
            <w:r w:rsidRPr="00680B30">
              <w:rPr>
                <w:rStyle w:val="Hyperlink"/>
                <w:bCs/>
                <w:noProof/>
              </w:rPr>
              <w:t>CERTIFICATION</w:t>
            </w:r>
            <w:r w:rsidRPr="00680B30">
              <w:rPr>
                <w:bCs/>
                <w:noProof/>
                <w:webHidden/>
              </w:rPr>
              <w:tab/>
            </w:r>
            <w:r w:rsidRPr="00680B30">
              <w:rPr>
                <w:bCs/>
                <w:noProof/>
                <w:webHidden/>
              </w:rPr>
              <w:fldChar w:fldCharType="begin"/>
            </w:r>
            <w:r w:rsidRPr="00680B30">
              <w:rPr>
                <w:bCs/>
                <w:noProof/>
                <w:webHidden/>
              </w:rPr>
              <w:instrText xml:space="preserve"> PAGEREF _Toc220533511 \h </w:instrText>
            </w:r>
            <w:r w:rsidRPr="00680B30">
              <w:rPr>
                <w:bCs/>
                <w:noProof/>
                <w:webHidden/>
              </w:rPr>
            </w:r>
            <w:r w:rsidRPr="00680B30">
              <w:rPr>
                <w:bCs/>
                <w:noProof/>
                <w:webHidden/>
              </w:rPr>
              <w:fldChar w:fldCharType="separate"/>
            </w:r>
            <w:r w:rsidR="00416AD2">
              <w:rPr>
                <w:bCs/>
                <w:noProof/>
                <w:webHidden/>
              </w:rPr>
              <w:t>ii</w:t>
            </w:r>
            <w:r w:rsidRPr="00680B30">
              <w:rPr>
                <w:bCs/>
                <w:noProof/>
                <w:webHidden/>
              </w:rPr>
              <w:fldChar w:fldCharType="end"/>
            </w:r>
          </w:hyperlink>
        </w:p>
        <w:p w14:paraId="15E24922" w14:textId="62E62284"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12" w:history="1">
            <w:r w:rsidRPr="00680B30">
              <w:rPr>
                <w:rStyle w:val="Hyperlink"/>
                <w:bCs/>
                <w:noProof/>
              </w:rPr>
              <w:t>LIST OF ABBREVIATION &amp; ACRONYMS</w:t>
            </w:r>
            <w:r w:rsidRPr="00680B30">
              <w:rPr>
                <w:bCs/>
                <w:noProof/>
                <w:webHidden/>
              </w:rPr>
              <w:tab/>
            </w:r>
            <w:r w:rsidRPr="00680B30">
              <w:rPr>
                <w:bCs/>
                <w:noProof/>
                <w:webHidden/>
              </w:rPr>
              <w:fldChar w:fldCharType="begin"/>
            </w:r>
            <w:r w:rsidRPr="00680B30">
              <w:rPr>
                <w:bCs/>
                <w:noProof/>
                <w:webHidden/>
              </w:rPr>
              <w:instrText xml:space="preserve"> PAGEREF _Toc220533512 \h </w:instrText>
            </w:r>
            <w:r w:rsidRPr="00680B30">
              <w:rPr>
                <w:bCs/>
                <w:noProof/>
                <w:webHidden/>
              </w:rPr>
            </w:r>
            <w:r w:rsidRPr="00680B30">
              <w:rPr>
                <w:bCs/>
                <w:noProof/>
                <w:webHidden/>
              </w:rPr>
              <w:fldChar w:fldCharType="separate"/>
            </w:r>
            <w:r w:rsidR="00416AD2">
              <w:rPr>
                <w:bCs/>
                <w:noProof/>
                <w:webHidden/>
              </w:rPr>
              <w:t>iii</w:t>
            </w:r>
            <w:r w:rsidRPr="00680B30">
              <w:rPr>
                <w:bCs/>
                <w:noProof/>
                <w:webHidden/>
              </w:rPr>
              <w:fldChar w:fldCharType="end"/>
            </w:r>
          </w:hyperlink>
        </w:p>
        <w:p w14:paraId="251C58B3" w14:textId="3C1D90BE"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13" w:history="1">
            <w:r w:rsidRPr="00680B30">
              <w:rPr>
                <w:rStyle w:val="Hyperlink"/>
                <w:rFonts w:cs="Times New Roman"/>
                <w:bCs/>
                <w:noProof/>
              </w:rPr>
              <w:t>1.0 INTRODUCTION</w:t>
            </w:r>
            <w:r w:rsidRPr="00680B30">
              <w:rPr>
                <w:bCs/>
                <w:noProof/>
                <w:webHidden/>
              </w:rPr>
              <w:tab/>
            </w:r>
            <w:r w:rsidRPr="00680B30">
              <w:rPr>
                <w:bCs/>
                <w:noProof/>
                <w:webHidden/>
              </w:rPr>
              <w:fldChar w:fldCharType="begin"/>
            </w:r>
            <w:r w:rsidRPr="00680B30">
              <w:rPr>
                <w:bCs/>
                <w:noProof/>
                <w:webHidden/>
              </w:rPr>
              <w:instrText xml:space="preserve"> PAGEREF _Toc220533513 \h </w:instrText>
            </w:r>
            <w:r w:rsidRPr="00680B30">
              <w:rPr>
                <w:bCs/>
                <w:noProof/>
                <w:webHidden/>
              </w:rPr>
            </w:r>
            <w:r w:rsidRPr="00680B30">
              <w:rPr>
                <w:bCs/>
                <w:noProof/>
                <w:webHidden/>
              </w:rPr>
              <w:fldChar w:fldCharType="separate"/>
            </w:r>
            <w:r w:rsidR="00416AD2">
              <w:rPr>
                <w:bCs/>
                <w:noProof/>
                <w:webHidden/>
              </w:rPr>
              <w:t>1</w:t>
            </w:r>
            <w:r w:rsidRPr="00680B30">
              <w:rPr>
                <w:bCs/>
                <w:noProof/>
                <w:webHidden/>
              </w:rPr>
              <w:fldChar w:fldCharType="end"/>
            </w:r>
          </w:hyperlink>
        </w:p>
        <w:p w14:paraId="4B83901C" w14:textId="11E2C9F6"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14" w:history="1">
            <w:r w:rsidRPr="00680B30">
              <w:rPr>
                <w:rStyle w:val="Hyperlink"/>
                <w:rFonts w:ascii="Times New Roman" w:hAnsi="Times New Roman" w:cs="Times New Roman"/>
                <w:bCs/>
                <w:noProof/>
              </w:rPr>
              <w:t>1.1 Background</w:t>
            </w:r>
            <w:r w:rsidRPr="00680B30">
              <w:rPr>
                <w:bCs/>
                <w:noProof/>
                <w:webHidden/>
              </w:rPr>
              <w:tab/>
            </w:r>
            <w:r w:rsidRPr="00680B30">
              <w:rPr>
                <w:bCs/>
                <w:noProof/>
                <w:webHidden/>
              </w:rPr>
              <w:fldChar w:fldCharType="begin"/>
            </w:r>
            <w:r w:rsidRPr="00680B30">
              <w:rPr>
                <w:bCs/>
                <w:noProof/>
                <w:webHidden/>
              </w:rPr>
              <w:instrText xml:space="preserve"> PAGEREF _Toc220533514 \h </w:instrText>
            </w:r>
            <w:r w:rsidRPr="00680B30">
              <w:rPr>
                <w:bCs/>
                <w:noProof/>
                <w:webHidden/>
              </w:rPr>
            </w:r>
            <w:r w:rsidRPr="00680B30">
              <w:rPr>
                <w:bCs/>
                <w:noProof/>
                <w:webHidden/>
              </w:rPr>
              <w:fldChar w:fldCharType="separate"/>
            </w:r>
            <w:r w:rsidR="00416AD2">
              <w:rPr>
                <w:bCs/>
                <w:noProof/>
                <w:webHidden/>
              </w:rPr>
              <w:t>1</w:t>
            </w:r>
            <w:r w:rsidRPr="00680B30">
              <w:rPr>
                <w:bCs/>
                <w:noProof/>
                <w:webHidden/>
              </w:rPr>
              <w:fldChar w:fldCharType="end"/>
            </w:r>
          </w:hyperlink>
        </w:p>
        <w:p w14:paraId="113C6E26" w14:textId="47F211EB"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15" w:history="1">
            <w:r w:rsidRPr="00680B30">
              <w:rPr>
                <w:rStyle w:val="Hyperlink"/>
                <w:rFonts w:ascii="Times New Roman" w:hAnsi="Times New Roman" w:cs="Times New Roman"/>
                <w:bCs/>
                <w:noProof/>
              </w:rPr>
              <w:t>1.2 Statement of the Problem</w:t>
            </w:r>
            <w:r w:rsidRPr="00680B30">
              <w:rPr>
                <w:bCs/>
                <w:noProof/>
                <w:webHidden/>
              </w:rPr>
              <w:tab/>
            </w:r>
            <w:r w:rsidRPr="00680B30">
              <w:rPr>
                <w:bCs/>
                <w:noProof/>
                <w:webHidden/>
              </w:rPr>
              <w:fldChar w:fldCharType="begin"/>
            </w:r>
            <w:r w:rsidRPr="00680B30">
              <w:rPr>
                <w:bCs/>
                <w:noProof/>
                <w:webHidden/>
              </w:rPr>
              <w:instrText xml:space="preserve"> PAGEREF _Toc220533515 \h </w:instrText>
            </w:r>
            <w:r w:rsidRPr="00680B30">
              <w:rPr>
                <w:bCs/>
                <w:noProof/>
                <w:webHidden/>
              </w:rPr>
            </w:r>
            <w:r w:rsidRPr="00680B30">
              <w:rPr>
                <w:bCs/>
                <w:noProof/>
                <w:webHidden/>
              </w:rPr>
              <w:fldChar w:fldCharType="separate"/>
            </w:r>
            <w:r w:rsidR="00416AD2">
              <w:rPr>
                <w:bCs/>
                <w:noProof/>
                <w:webHidden/>
              </w:rPr>
              <w:t>2</w:t>
            </w:r>
            <w:r w:rsidRPr="00680B30">
              <w:rPr>
                <w:bCs/>
                <w:noProof/>
                <w:webHidden/>
              </w:rPr>
              <w:fldChar w:fldCharType="end"/>
            </w:r>
          </w:hyperlink>
        </w:p>
        <w:p w14:paraId="565A5177" w14:textId="7E910799"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16" w:history="1">
            <w:r w:rsidRPr="00680B30">
              <w:rPr>
                <w:rStyle w:val="Hyperlink"/>
                <w:rFonts w:ascii="Times New Roman" w:hAnsi="Times New Roman" w:cs="Times New Roman"/>
                <w:bCs/>
                <w:noProof/>
              </w:rPr>
              <w:t>1.3 Objectives of the Project</w:t>
            </w:r>
            <w:r w:rsidRPr="00680B30">
              <w:rPr>
                <w:bCs/>
                <w:noProof/>
                <w:webHidden/>
              </w:rPr>
              <w:tab/>
            </w:r>
            <w:r w:rsidRPr="00680B30">
              <w:rPr>
                <w:bCs/>
                <w:noProof/>
                <w:webHidden/>
              </w:rPr>
              <w:fldChar w:fldCharType="begin"/>
            </w:r>
            <w:r w:rsidRPr="00680B30">
              <w:rPr>
                <w:bCs/>
                <w:noProof/>
                <w:webHidden/>
              </w:rPr>
              <w:instrText xml:space="preserve"> PAGEREF _Toc220533516 \h </w:instrText>
            </w:r>
            <w:r w:rsidRPr="00680B30">
              <w:rPr>
                <w:bCs/>
                <w:noProof/>
                <w:webHidden/>
              </w:rPr>
            </w:r>
            <w:r w:rsidRPr="00680B30">
              <w:rPr>
                <w:bCs/>
                <w:noProof/>
                <w:webHidden/>
              </w:rPr>
              <w:fldChar w:fldCharType="separate"/>
            </w:r>
            <w:r w:rsidR="00416AD2">
              <w:rPr>
                <w:bCs/>
                <w:noProof/>
                <w:webHidden/>
              </w:rPr>
              <w:t>2</w:t>
            </w:r>
            <w:r w:rsidRPr="00680B30">
              <w:rPr>
                <w:bCs/>
                <w:noProof/>
                <w:webHidden/>
              </w:rPr>
              <w:fldChar w:fldCharType="end"/>
            </w:r>
          </w:hyperlink>
        </w:p>
        <w:p w14:paraId="61F41BC5" w14:textId="787DBC9B" w:rsidR="00AE6FCC" w:rsidRPr="00680B30" w:rsidRDefault="00AE6FCC" w:rsidP="00680B30">
          <w:pPr>
            <w:pStyle w:val="TOC3"/>
            <w:spacing w:before="120" w:after="0"/>
            <w:ind w:left="0"/>
            <w:rPr>
              <w:rFonts w:eastAsiaTheme="minorEastAsia"/>
              <w:bCs/>
              <w:noProof/>
              <w:sz w:val="24"/>
              <w:szCs w:val="24"/>
              <w:lang w:val="en-TZ" w:eastAsia="en-TZ"/>
            </w:rPr>
          </w:pPr>
          <w:hyperlink w:anchor="_Toc220533517" w:history="1">
            <w:r w:rsidRPr="00680B30">
              <w:rPr>
                <w:rStyle w:val="Hyperlink"/>
                <w:rFonts w:ascii="Times New Roman" w:hAnsi="Times New Roman" w:cs="Times New Roman"/>
                <w:bCs/>
                <w:noProof/>
              </w:rPr>
              <w:t>1.3.1 Main Objective</w:t>
            </w:r>
            <w:r w:rsidRPr="00680B30">
              <w:rPr>
                <w:bCs/>
                <w:noProof/>
                <w:webHidden/>
              </w:rPr>
              <w:tab/>
            </w:r>
            <w:r w:rsidRPr="00680B30">
              <w:rPr>
                <w:bCs/>
                <w:noProof/>
                <w:webHidden/>
              </w:rPr>
              <w:fldChar w:fldCharType="begin"/>
            </w:r>
            <w:r w:rsidRPr="00680B30">
              <w:rPr>
                <w:bCs/>
                <w:noProof/>
                <w:webHidden/>
              </w:rPr>
              <w:instrText xml:space="preserve"> PAGEREF _Toc220533517 \h </w:instrText>
            </w:r>
            <w:r w:rsidRPr="00680B30">
              <w:rPr>
                <w:bCs/>
                <w:noProof/>
                <w:webHidden/>
              </w:rPr>
            </w:r>
            <w:r w:rsidRPr="00680B30">
              <w:rPr>
                <w:bCs/>
                <w:noProof/>
                <w:webHidden/>
              </w:rPr>
              <w:fldChar w:fldCharType="separate"/>
            </w:r>
            <w:r w:rsidR="00416AD2">
              <w:rPr>
                <w:bCs/>
                <w:noProof/>
                <w:webHidden/>
              </w:rPr>
              <w:t>2</w:t>
            </w:r>
            <w:r w:rsidRPr="00680B30">
              <w:rPr>
                <w:bCs/>
                <w:noProof/>
                <w:webHidden/>
              </w:rPr>
              <w:fldChar w:fldCharType="end"/>
            </w:r>
          </w:hyperlink>
        </w:p>
        <w:p w14:paraId="6CDA30BA" w14:textId="0AD47C7B" w:rsidR="00AE6FCC" w:rsidRPr="00680B30" w:rsidRDefault="00AE6FCC" w:rsidP="00680B30">
          <w:pPr>
            <w:pStyle w:val="TOC3"/>
            <w:spacing w:before="120" w:after="0"/>
            <w:ind w:left="0"/>
            <w:rPr>
              <w:rFonts w:eastAsiaTheme="minorEastAsia"/>
              <w:bCs/>
              <w:noProof/>
              <w:sz w:val="24"/>
              <w:szCs w:val="24"/>
              <w:lang w:val="en-TZ" w:eastAsia="en-TZ"/>
            </w:rPr>
          </w:pPr>
          <w:hyperlink w:anchor="_Toc220533518" w:history="1">
            <w:r w:rsidRPr="00680B30">
              <w:rPr>
                <w:rStyle w:val="Hyperlink"/>
                <w:rFonts w:ascii="Times New Roman" w:hAnsi="Times New Roman" w:cs="Times New Roman"/>
                <w:bCs/>
                <w:noProof/>
              </w:rPr>
              <w:t>1.3.2 Specific Objectives</w:t>
            </w:r>
            <w:r w:rsidRPr="00680B30">
              <w:rPr>
                <w:bCs/>
                <w:noProof/>
                <w:webHidden/>
              </w:rPr>
              <w:tab/>
            </w:r>
            <w:r w:rsidRPr="00680B30">
              <w:rPr>
                <w:bCs/>
                <w:noProof/>
                <w:webHidden/>
              </w:rPr>
              <w:fldChar w:fldCharType="begin"/>
            </w:r>
            <w:r w:rsidRPr="00680B30">
              <w:rPr>
                <w:bCs/>
                <w:noProof/>
                <w:webHidden/>
              </w:rPr>
              <w:instrText xml:space="preserve"> PAGEREF _Toc220533518 \h </w:instrText>
            </w:r>
            <w:r w:rsidRPr="00680B30">
              <w:rPr>
                <w:bCs/>
                <w:noProof/>
                <w:webHidden/>
              </w:rPr>
            </w:r>
            <w:r w:rsidRPr="00680B30">
              <w:rPr>
                <w:bCs/>
                <w:noProof/>
                <w:webHidden/>
              </w:rPr>
              <w:fldChar w:fldCharType="separate"/>
            </w:r>
            <w:r w:rsidR="00416AD2">
              <w:rPr>
                <w:bCs/>
                <w:noProof/>
                <w:webHidden/>
              </w:rPr>
              <w:t>3</w:t>
            </w:r>
            <w:r w:rsidRPr="00680B30">
              <w:rPr>
                <w:bCs/>
                <w:noProof/>
                <w:webHidden/>
              </w:rPr>
              <w:fldChar w:fldCharType="end"/>
            </w:r>
          </w:hyperlink>
        </w:p>
        <w:p w14:paraId="098C3973" w14:textId="78E3CBA8"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19" w:history="1">
            <w:r w:rsidRPr="00680B30">
              <w:rPr>
                <w:rStyle w:val="Hyperlink"/>
                <w:rFonts w:ascii="Times New Roman" w:hAnsi="Times New Roman" w:cs="Times New Roman"/>
                <w:bCs/>
                <w:noProof/>
              </w:rPr>
              <w:t>1.4 Scope of the Study</w:t>
            </w:r>
            <w:r w:rsidRPr="00680B30">
              <w:rPr>
                <w:bCs/>
                <w:noProof/>
                <w:webHidden/>
              </w:rPr>
              <w:tab/>
            </w:r>
            <w:r w:rsidRPr="00680B30">
              <w:rPr>
                <w:bCs/>
                <w:noProof/>
                <w:webHidden/>
              </w:rPr>
              <w:fldChar w:fldCharType="begin"/>
            </w:r>
            <w:r w:rsidRPr="00680B30">
              <w:rPr>
                <w:bCs/>
                <w:noProof/>
                <w:webHidden/>
              </w:rPr>
              <w:instrText xml:space="preserve"> PAGEREF _Toc220533519 \h </w:instrText>
            </w:r>
            <w:r w:rsidRPr="00680B30">
              <w:rPr>
                <w:bCs/>
                <w:noProof/>
                <w:webHidden/>
              </w:rPr>
            </w:r>
            <w:r w:rsidRPr="00680B30">
              <w:rPr>
                <w:bCs/>
                <w:noProof/>
                <w:webHidden/>
              </w:rPr>
              <w:fldChar w:fldCharType="separate"/>
            </w:r>
            <w:r w:rsidR="00416AD2">
              <w:rPr>
                <w:bCs/>
                <w:noProof/>
                <w:webHidden/>
              </w:rPr>
              <w:t>3</w:t>
            </w:r>
            <w:r w:rsidRPr="00680B30">
              <w:rPr>
                <w:bCs/>
                <w:noProof/>
                <w:webHidden/>
              </w:rPr>
              <w:fldChar w:fldCharType="end"/>
            </w:r>
          </w:hyperlink>
        </w:p>
        <w:p w14:paraId="63849737" w14:textId="30B75BD2"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0" w:history="1">
            <w:r w:rsidRPr="00680B30">
              <w:rPr>
                <w:rStyle w:val="Hyperlink"/>
                <w:rFonts w:ascii="Times New Roman" w:hAnsi="Times New Roman" w:cs="Times New Roman"/>
                <w:bCs/>
                <w:noProof/>
              </w:rPr>
              <w:t>1.5 Justification of the Study</w:t>
            </w:r>
            <w:r w:rsidRPr="00680B30">
              <w:rPr>
                <w:bCs/>
                <w:noProof/>
                <w:webHidden/>
              </w:rPr>
              <w:tab/>
            </w:r>
            <w:r w:rsidRPr="00680B30">
              <w:rPr>
                <w:bCs/>
                <w:noProof/>
                <w:webHidden/>
              </w:rPr>
              <w:fldChar w:fldCharType="begin"/>
            </w:r>
            <w:r w:rsidRPr="00680B30">
              <w:rPr>
                <w:bCs/>
                <w:noProof/>
                <w:webHidden/>
              </w:rPr>
              <w:instrText xml:space="preserve"> PAGEREF _Toc220533520 \h </w:instrText>
            </w:r>
            <w:r w:rsidRPr="00680B30">
              <w:rPr>
                <w:bCs/>
                <w:noProof/>
                <w:webHidden/>
              </w:rPr>
            </w:r>
            <w:r w:rsidRPr="00680B30">
              <w:rPr>
                <w:bCs/>
                <w:noProof/>
                <w:webHidden/>
              </w:rPr>
              <w:fldChar w:fldCharType="separate"/>
            </w:r>
            <w:r w:rsidR="00416AD2">
              <w:rPr>
                <w:bCs/>
                <w:noProof/>
                <w:webHidden/>
              </w:rPr>
              <w:t>3</w:t>
            </w:r>
            <w:r w:rsidRPr="00680B30">
              <w:rPr>
                <w:bCs/>
                <w:noProof/>
                <w:webHidden/>
              </w:rPr>
              <w:fldChar w:fldCharType="end"/>
            </w:r>
          </w:hyperlink>
        </w:p>
        <w:p w14:paraId="70A9F9C9" w14:textId="116EA14F"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1" w:history="1">
            <w:r w:rsidRPr="00680B30">
              <w:rPr>
                <w:rStyle w:val="Hyperlink"/>
                <w:rFonts w:ascii="Times New Roman" w:hAnsi="Times New Roman" w:cs="Times New Roman"/>
                <w:bCs/>
                <w:noProof/>
              </w:rPr>
              <w:t>1.6 Significance of the Study</w:t>
            </w:r>
            <w:r w:rsidRPr="00680B30">
              <w:rPr>
                <w:bCs/>
                <w:noProof/>
                <w:webHidden/>
              </w:rPr>
              <w:tab/>
            </w:r>
            <w:r w:rsidRPr="00680B30">
              <w:rPr>
                <w:bCs/>
                <w:noProof/>
                <w:webHidden/>
              </w:rPr>
              <w:fldChar w:fldCharType="begin"/>
            </w:r>
            <w:r w:rsidRPr="00680B30">
              <w:rPr>
                <w:bCs/>
                <w:noProof/>
                <w:webHidden/>
              </w:rPr>
              <w:instrText xml:space="preserve"> PAGEREF _Toc220533521 \h </w:instrText>
            </w:r>
            <w:r w:rsidRPr="00680B30">
              <w:rPr>
                <w:bCs/>
                <w:noProof/>
                <w:webHidden/>
              </w:rPr>
            </w:r>
            <w:r w:rsidRPr="00680B30">
              <w:rPr>
                <w:bCs/>
                <w:noProof/>
                <w:webHidden/>
              </w:rPr>
              <w:fldChar w:fldCharType="separate"/>
            </w:r>
            <w:r w:rsidR="00416AD2">
              <w:rPr>
                <w:bCs/>
                <w:noProof/>
                <w:webHidden/>
              </w:rPr>
              <w:t>4</w:t>
            </w:r>
            <w:r w:rsidRPr="00680B30">
              <w:rPr>
                <w:bCs/>
                <w:noProof/>
                <w:webHidden/>
              </w:rPr>
              <w:fldChar w:fldCharType="end"/>
            </w:r>
          </w:hyperlink>
        </w:p>
        <w:p w14:paraId="43E087EF" w14:textId="1638583C"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2" w:history="1">
            <w:r w:rsidRPr="00680B30">
              <w:rPr>
                <w:rStyle w:val="Hyperlink"/>
                <w:rFonts w:ascii="Times New Roman" w:hAnsi="Times New Roman" w:cs="Times New Roman"/>
                <w:bCs/>
                <w:noProof/>
              </w:rPr>
              <w:t>1.7 Project Outcomes</w:t>
            </w:r>
            <w:r w:rsidRPr="00680B30">
              <w:rPr>
                <w:bCs/>
                <w:noProof/>
                <w:webHidden/>
              </w:rPr>
              <w:tab/>
            </w:r>
            <w:r w:rsidRPr="00680B30">
              <w:rPr>
                <w:bCs/>
                <w:noProof/>
                <w:webHidden/>
              </w:rPr>
              <w:fldChar w:fldCharType="begin"/>
            </w:r>
            <w:r w:rsidRPr="00680B30">
              <w:rPr>
                <w:bCs/>
                <w:noProof/>
                <w:webHidden/>
              </w:rPr>
              <w:instrText xml:space="preserve"> PAGEREF _Toc220533522 \h </w:instrText>
            </w:r>
            <w:r w:rsidRPr="00680B30">
              <w:rPr>
                <w:bCs/>
                <w:noProof/>
                <w:webHidden/>
              </w:rPr>
            </w:r>
            <w:r w:rsidRPr="00680B30">
              <w:rPr>
                <w:bCs/>
                <w:noProof/>
                <w:webHidden/>
              </w:rPr>
              <w:fldChar w:fldCharType="separate"/>
            </w:r>
            <w:r w:rsidR="00416AD2">
              <w:rPr>
                <w:bCs/>
                <w:noProof/>
                <w:webHidden/>
              </w:rPr>
              <w:t>4</w:t>
            </w:r>
            <w:r w:rsidRPr="00680B30">
              <w:rPr>
                <w:bCs/>
                <w:noProof/>
                <w:webHidden/>
              </w:rPr>
              <w:fldChar w:fldCharType="end"/>
            </w:r>
          </w:hyperlink>
        </w:p>
        <w:p w14:paraId="17CBB5AB" w14:textId="5DFACE06" w:rsidR="00AE6FCC" w:rsidRPr="00680B30" w:rsidRDefault="00AE6FCC" w:rsidP="00680B30">
          <w:pPr>
            <w:pStyle w:val="TOC3"/>
            <w:spacing w:before="120" w:after="0"/>
            <w:ind w:left="0"/>
            <w:rPr>
              <w:rFonts w:eastAsiaTheme="minorEastAsia"/>
              <w:bCs/>
              <w:noProof/>
              <w:sz w:val="24"/>
              <w:szCs w:val="24"/>
              <w:lang w:val="en-TZ" w:eastAsia="en-TZ"/>
            </w:rPr>
          </w:pPr>
          <w:hyperlink w:anchor="_Toc220533523" w:history="1">
            <w:r w:rsidRPr="00680B30">
              <w:rPr>
                <w:rStyle w:val="Hyperlink"/>
                <w:rFonts w:ascii="Times New Roman" w:hAnsi="Times New Roman" w:cs="Times New Roman"/>
                <w:bCs/>
                <w:noProof/>
              </w:rPr>
              <w:t>1.7.1 Project Limitations</w:t>
            </w:r>
            <w:r w:rsidRPr="00680B30">
              <w:rPr>
                <w:bCs/>
                <w:noProof/>
                <w:webHidden/>
              </w:rPr>
              <w:tab/>
            </w:r>
            <w:r w:rsidRPr="00680B30">
              <w:rPr>
                <w:bCs/>
                <w:noProof/>
                <w:webHidden/>
              </w:rPr>
              <w:fldChar w:fldCharType="begin"/>
            </w:r>
            <w:r w:rsidRPr="00680B30">
              <w:rPr>
                <w:bCs/>
                <w:noProof/>
                <w:webHidden/>
              </w:rPr>
              <w:instrText xml:space="preserve"> PAGEREF _Toc220533523 \h </w:instrText>
            </w:r>
            <w:r w:rsidRPr="00680B30">
              <w:rPr>
                <w:bCs/>
                <w:noProof/>
                <w:webHidden/>
              </w:rPr>
            </w:r>
            <w:r w:rsidRPr="00680B30">
              <w:rPr>
                <w:bCs/>
                <w:noProof/>
                <w:webHidden/>
              </w:rPr>
              <w:fldChar w:fldCharType="separate"/>
            </w:r>
            <w:r w:rsidR="00416AD2">
              <w:rPr>
                <w:bCs/>
                <w:noProof/>
                <w:webHidden/>
              </w:rPr>
              <w:t>4</w:t>
            </w:r>
            <w:r w:rsidRPr="00680B30">
              <w:rPr>
                <w:bCs/>
                <w:noProof/>
                <w:webHidden/>
              </w:rPr>
              <w:fldChar w:fldCharType="end"/>
            </w:r>
          </w:hyperlink>
        </w:p>
        <w:p w14:paraId="7D050C6D" w14:textId="1F34F380"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4" w:history="1">
            <w:r w:rsidRPr="00680B30">
              <w:rPr>
                <w:rStyle w:val="Hyperlink"/>
                <w:rFonts w:ascii="Times New Roman" w:hAnsi="Times New Roman" w:cs="Times New Roman"/>
                <w:bCs/>
                <w:noProof/>
              </w:rPr>
              <w:t>1.8 Project Framework</w:t>
            </w:r>
            <w:r w:rsidRPr="00680B30">
              <w:rPr>
                <w:bCs/>
                <w:noProof/>
                <w:webHidden/>
              </w:rPr>
              <w:tab/>
            </w:r>
            <w:r w:rsidRPr="00680B30">
              <w:rPr>
                <w:bCs/>
                <w:noProof/>
                <w:webHidden/>
              </w:rPr>
              <w:fldChar w:fldCharType="begin"/>
            </w:r>
            <w:r w:rsidRPr="00680B30">
              <w:rPr>
                <w:bCs/>
                <w:noProof/>
                <w:webHidden/>
              </w:rPr>
              <w:instrText xml:space="preserve"> PAGEREF _Toc220533524 \h </w:instrText>
            </w:r>
            <w:r w:rsidRPr="00680B30">
              <w:rPr>
                <w:bCs/>
                <w:noProof/>
                <w:webHidden/>
              </w:rPr>
            </w:r>
            <w:r w:rsidRPr="00680B30">
              <w:rPr>
                <w:bCs/>
                <w:noProof/>
                <w:webHidden/>
              </w:rPr>
              <w:fldChar w:fldCharType="separate"/>
            </w:r>
            <w:r w:rsidR="00416AD2">
              <w:rPr>
                <w:bCs/>
                <w:noProof/>
                <w:webHidden/>
              </w:rPr>
              <w:t>4</w:t>
            </w:r>
            <w:r w:rsidRPr="00680B30">
              <w:rPr>
                <w:bCs/>
                <w:noProof/>
                <w:webHidden/>
              </w:rPr>
              <w:fldChar w:fldCharType="end"/>
            </w:r>
          </w:hyperlink>
        </w:p>
        <w:p w14:paraId="45BAB15A" w14:textId="17FE3B49"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25" w:history="1">
            <w:r w:rsidRPr="00680B30">
              <w:rPr>
                <w:rStyle w:val="Hyperlink"/>
                <w:rFonts w:cs="Times New Roman"/>
                <w:bCs/>
                <w:noProof/>
              </w:rPr>
              <w:t>2.0 LITERATURE REVIEW</w:t>
            </w:r>
            <w:r w:rsidRPr="00680B30">
              <w:rPr>
                <w:bCs/>
                <w:noProof/>
                <w:webHidden/>
              </w:rPr>
              <w:tab/>
            </w:r>
            <w:r w:rsidRPr="00680B30">
              <w:rPr>
                <w:bCs/>
                <w:noProof/>
                <w:webHidden/>
              </w:rPr>
              <w:fldChar w:fldCharType="begin"/>
            </w:r>
            <w:r w:rsidRPr="00680B30">
              <w:rPr>
                <w:bCs/>
                <w:noProof/>
                <w:webHidden/>
              </w:rPr>
              <w:instrText xml:space="preserve"> PAGEREF _Toc220533525 \h </w:instrText>
            </w:r>
            <w:r w:rsidRPr="00680B30">
              <w:rPr>
                <w:bCs/>
                <w:noProof/>
                <w:webHidden/>
              </w:rPr>
            </w:r>
            <w:r w:rsidRPr="00680B30">
              <w:rPr>
                <w:bCs/>
                <w:noProof/>
                <w:webHidden/>
              </w:rPr>
              <w:fldChar w:fldCharType="separate"/>
            </w:r>
            <w:r w:rsidR="00416AD2">
              <w:rPr>
                <w:bCs/>
                <w:noProof/>
                <w:webHidden/>
              </w:rPr>
              <w:t>5</w:t>
            </w:r>
            <w:r w:rsidRPr="00680B30">
              <w:rPr>
                <w:bCs/>
                <w:noProof/>
                <w:webHidden/>
              </w:rPr>
              <w:fldChar w:fldCharType="end"/>
            </w:r>
          </w:hyperlink>
        </w:p>
        <w:p w14:paraId="263297FF" w14:textId="0448B9BE"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6" w:history="1">
            <w:r w:rsidRPr="00680B30">
              <w:rPr>
                <w:rStyle w:val="Hyperlink"/>
                <w:rFonts w:ascii="Times New Roman" w:hAnsi="Times New Roman" w:cs="Times New Roman"/>
                <w:bCs/>
                <w:noProof/>
              </w:rPr>
              <w:t>2.1 Research Management in Tanzanian Universities</w:t>
            </w:r>
            <w:r w:rsidRPr="00680B30">
              <w:rPr>
                <w:bCs/>
                <w:noProof/>
                <w:webHidden/>
              </w:rPr>
              <w:tab/>
            </w:r>
            <w:r w:rsidRPr="00680B30">
              <w:rPr>
                <w:bCs/>
                <w:noProof/>
                <w:webHidden/>
              </w:rPr>
              <w:fldChar w:fldCharType="begin"/>
            </w:r>
            <w:r w:rsidRPr="00680B30">
              <w:rPr>
                <w:bCs/>
                <w:noProof/>
                <w:webHidden/>
              </w:rPr>
              <w:instrText xml:space="preserve"> PAGEREF _Toc220533526 \h </w:instrText>
            </w:r>
            <w:r w:rsidRPr="00680B30">
              <w:rPr>
                <w:bCs/>
                <w:noProof/>
                <w:webHidden/>
              </w:rPr>
            </w:r>
            <w:r w:rsidRPr="00680B30">
              <w:rPr>
                <w:bCs/>
                <w:noProof/>
                <w:webHidden/>
              </w:rPr>
              <w:fldChar w:fldCharType="separate"/>
            </w:r>
            <w:r w:rsidR="00416AD2">
              <w:rPr>
                <w:bCs/>
                <w:noProof/>
                <w:webHidden/>
              </w:rPr>
              <w:t>5</w:t>
            </w:r>
            <w:r w:rsidRPr="00680B30">
              <w:rPr>
                <w:bCs/>
                <w:noProof/>
                <w:webHidden/>
              </w:rPr>
              <w:fldChar w:fldCharType="end"/>
            </w:r>
          </w:hyperlink>
        </w:p>
        <w:p w14:paraId="7DFDE45B" w14:textId="27DE591C"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7" w:history="1">
            <w:r w:rsidRPr="00680B30">
              <w:rPr>
                <w:rStyle w:val="Hyperlink"/>
                <w:rFonts w:ascii="Times New Roman" w:hAnsi="Times New Roman" w:cs="Times New Roman"/>
                <w:bCs/>
                <w:noProof/>
              </w:rPr>
              <w:t>2.2 Challenges in Manual Project Management at MoCU</w:t>
            </w:r>
            <w:r w:rsidRPr="00680B30">
              <w:rPr>
                <w:bCs/>
                <w:noProof/>
                <w:webHidden/>
              </w:rPr>
              <w:tab/>
            </w:r>
            <w:r w:rsidRPr="00680B30">
              <w:rPr>
                <w:bCs/>
                <w:noProof/>
                <w:webHidden/>
              </w:rPr>
              <w:fldChar w:fldCharType="begin"/>
            </w:r>
            <w:r w:rsidRPr="00680B30">
              <w:rPr>
                <w:bCs/>
                <w:noProof/>
                <w:webHidden/>
              </w:rPr>
              <w:instrText xml:space="preserve"> PAGEREF _Toc220533527 \h </w:instrText>
            </w:r>
            <w:r w:rsidRPr="00680B30">
              <w:rPr>
                <w:bCs/>
                <w:noProof/>
                <w:webHidden/>
              </w:rPr>
            </w:r>
            <w:r w:rsidRPr="00680B30">
              <w:rPr>
                <w:bCs/>
                <w:noProof/>
                <w:webHidden/>
              </w:rPr>
              <w:fldChar w:fldCharType="separate"/>
            </w:r>
            <w:r w:rsidR="00416AD2">
              <w:rPr>
                <w:bCs/>
                <w:noProof/>
                <w:webHidden/>
              </w:rPr>
              <w:t>5</w:t>
            </w:r>
            <w:r w:rsidRPr="00680B30">
              <w:rPr>
                <w:bCs/>
                <w:noProof/>
                <w:webHidden/>
              </w:rPr>
              <w:fldChar w:fldCharType="end"/>
            </w:r>
          </w:hyperlink>
        </w:p>
        <w:p w14:paraId="102E6548" w14:textId="4FAF370B"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8" w:history="1">
            <w:r w:rsidRPr="00680B30">
              <w:rPr>
                <w:rStyle w:val="Hyperlink"/>
                <w:rFonts w:ascii="Times New Roman" w:hAnsi="Times New Roman" w:cs="Times New Roman"/>
                <w:bCs/>
                <w:noProof/>
              </w:rPr>
              <w:t>2.3 Existing Research Management Systems</w:t>
            </w:r>
            <w:r w:rsidRPr="00680B30">
              <w:rPr>
                <w:bCs/>
                <w:noProof/>
                <w:webHidden/>
              </w:rPr>
              <w:tab/>
            </w:r>
            <w:r w:rsidRPr="00680B30">
              <w:rPr>
                <w:bCs/>
                <w:noProof/>
                <w:webHidden/>
              </w:rPr>
              <w:fldChar w:fldCharType="begin"/>
            </w:r>
            <w:r w:rsidRPr="00680B30">
              <w:rPr>
                <w:bCs/>
                <w:noProof/>
                <w:webHidden/>
              </w:rPr>
              <w:instrText xml:space="preserve"> PAGEREF _Toc220533528 \h </w:instrText>
            </w:r>
            <w:r w:rsidRPr="00680B30">
              <w:rPr>
                <w:bCs/>
                <w:noProof/>
                <w:webHidden/>
              </w:rPr>
            </w:r>
            <w:r w:rsidRPr="00680B30">
              <w:rPr>
                <w:bCs/>
                <w:noProof/>
                <w:webHidden/>
              </w:rPr>
              <w:fldChar w:fldCharType="separate"/>
            </w:r>
            <w:r w:rsidR="00416AD2">
              <w:rPr>
                <w:bCs/>
                <w:noProof/>
                <w:webHidden/>
              </w:rPr>
              <w:t>6</w:t>
            </w:r>
            <w:r w:rsidRPr="00680B30">
              <w:rPr>
                <w:bCs/>
                <w:noProof/>
                <w:webHidden/>
              </w:rPr>
              <w:fldChar w:fldCharType="end"/>
            </w:r>
          </w:hyperlink>
        </w:p>
        <w:p w14:paraId="5EF03620" w14:textId="0CE2651F" w:rsidR="00AE6FCC" w:rsidRPr="00680B30" w:rsidRDefault="00AE6FCC" w:rsidP="00680B30">
          <w:pPr>
            <w:pStyle w:val="TOC2"/>
            <w:tabs>
              <w:tab w:val="right" w:leader="dot" w:pos="9350"/>
            </w:tabs>
            <w:spacing w:before="120" w:after="0"/>
            <w:ind w:left="0"/>
            <w:jc w:val="left"/>
            <w:rPr>
              <w:rFonts w:eastAsiaTheme="minorEastAsia"/>
              <w:bCs/>
              <w:noProof/>
              <w:sz w:val="24"/>
              <w:szCs w:val="24"/>
              <w:lang w:val="en-TZ" w:eastAsia="en-TZ"/>
            </w:rPr>
          </w:pPr>
          <w:hyperlink w:anchor="_Toc220533529" w:history="1">
            <w:r w:rsidRPr="00680B30">
              <w:rPr>
                <w:rStyle w:val="Hyperlink"/>
                <w:rFonts w:ascii="Times New Roman" w:hAnsi="Times New Roman" w:cs="Times New Roman"/>
                <w:bCs/>
                <w:noProof/>
              </w:rPr>
              <w:t>2.4 Weaknesses of Current Systems</w:t>
            </w:r>
            <w:r w:rsidRPr="00680B30">
              <w:rPr>
                <w:bCs/>
                <w:noProof/>
                <w:webHidden/>
              </w:rPr>
              <w:tab/>
            </w:r>
            <w:r w:rsidRPr="00680B30">
              <w:rPr>
                <w:bCs/>
                <w:noProof/>
                <w:webHidden/>
              </w:rPr>
              <w:fldChar w:fldCharType="begin"/>
            </w:r>
            <w:r w:rsidRPr="00680B30">
              <w:rPr>
                <w:bCs/>
                <w:noProof/>
                <w:webHidden/>
              </w:rPr>
              <w:instrText xml:space="preserve"> PAGEREF _Toc220533529 \h </w:instrText>
            </w:r>
            <w:r w:rsidRPr="00680B30">
              <w:rPr>
                <w:bCs/>
                <w:noProof/>
                <w:webHidden/>
              </w:rPr>
            </w:r>
            <w:r w:rsidRPr="00680B30">
              <w:rPr>
                <w:bCs/>
                <w:noProof/>
                <w:webHidden/>
              </w:rPr>
              <w:fldChar w:fldCharType="separate"/>
            </w:r>
            <w:r w:rsidR="00416AD2">
              <w:rPr>
                <w:bCs/>
                <w:noProof/>
                <w:webHidden/>
              </w:rPr>
              <w:t>7</w:t>
            </w:r>
            <w:r w:rsidRPr="00680B30">
              <w:rPr>
                <w:bCs/>
                <w:noProof/>
                <w:webHidden/>
              </w:rPr>
              <w:fldChar w:fldCharType="end"/>
            </w:r>
          </w:hyperlink>
        </w:p>
        <w:p w14:paraId="40594197" w14:textId="23734B55" w:rsidR="00AE6FCC" w:rsidRPr="00680B30" w:rsidRDefault="00AE6FCC" w:rsidP="00680B30">
          <w:pPr>
            <w:pStyle w:val="TOC1"/>
            <w:tabs>
              <w:tab w:val="right" w:leader="dot" w:pos="9350"/>
            </w:tabs>
            <w:spacing w:before="120" w:after="0"/>
            <w:jc w:val="left"/>
            <w:rPr>
              <w:rFonts w:eastAsiaTheme="minorEastAsia"/>
              <w:bCs/>
              <w:noProof/>
              <w:sz w:val="24"/>
              <w:szCs w:val="24"/>
              <w:lang w:val="en-TZ" w:eastAsia="en-TZ"/>
            </w:rPr>
          </w:pPr>
          <w:hyperlink w:anchor="_Toc220533530" w:history="1">
            <w:r w:rsidRPr="00680B30">
              <w:rPr>
                <w:rStyle w:val="Hyperlink"/>
                <w:rFonts w:cs="Times New Roman"/>
                <w:bCs/>
                <w:noProof/>
              </w:rPr>
              <w:t>REFERENCES</w:t>
            </w:r>
            <w:r w:rsidRPr="00680B30">
              <w:rPr>
                <w:bCs/>
                <w:noProof/>
                <w:webHidden/>
              </w:rPr>
              <w:tab/>
            </w:r>
            <w:r w:rsidRPr="00680B30">
              <w:rPr>
                <w:bCs/>
                <w:noProof/>
                <w:webHidden/>
              </w:rPr>
              <w:fldChar w:fldCharType="begin"/>
            </w:r>
            <w:r w:rsidRPr="00680B30">
              <w:rPr>
                <w:bCs/>
                <w:noProof/>
                <w:webHidden/>
              </w:rPr>
              <w:instrText xml:space="preserve"> PAGEREF _Toc220533530 \h </w:instrText>
            </w:r>
            <w:r w:rsidRPr="00680B30">
              <w:rPr>
                <w:bCs/>
                <w:noProof/>
                <w:webHidden/>
              </w:rPr>
            </w:r>
            <w:r w:rsidRPr="00680B30">
              <w:rPr>
                <w:bCs/>
                <w:noProof/>
                <w:webHidden/>
              </w:rPr>
              <w:fldChar w:fldCharType="separate"/>
            </w:r>
            <w:r w:rsidR="00416AD2">
              <w:rPr>
                <w:bCs/>
                <w:noProof/>
                <w:webHidden/>
              </w:rPr>
              <w:t>9</w:t>
            </w:r>
            <w:r w:rsidRPr="00680B30">
              <w:rPr>
                <w:bCs/>
                <w:noProof/>
                <w:webHidden/>
              </w:rPr>
              <w:fldChar w:fldCharType="end"/>
            </w:r>
          </w:hyperlink>
        </w:p>
        <w:p w14:paraId="3D1D5791" w14:textId="53EB2324" w:rsidR="00366B89" w:rsidRPr="00AE6FCC" w:rsidRDefault="00366B89" w:rsidP="00416AD2">
          <w:pPr>
            <w:spacing w:before="120" w:after="0"/>
            <w:rPr>
              <w:rFonts w:ascii="Times New Roman" w:hAnsi="Times New Roman" w:cs="Times New Roman"/>
              <w:sz w:val="24"/>
              <w:szCs w:val="24"/>
            </w:rPr>
          </w:pPr>
          <w:r w:rsidRPr="00680B30">
            <w:rPr>
              <w:rFonts w:ascii="Times New Roman" w:hAnsi="Times New Roman" w:cs="Times New Roman"/>
              <w:bCs/>
              <w:noProof/>
              <w:sz w:val="24"/>
              <w:szCs w:val="24"/>
            </w:rPr>
            <w:fldChar w:fldCharType="end"/>
          </w:r>
        </w:p>
      </w:sdtContent>
    </w:sdt>
    <w:bookmarkStart w:id="21" w:name="_Toc220522792" w:displacedByCustomXml="prev"/>
    <w:p w14:paraId="29B51B36" w14:textId="77777777" w:rsidR="00366B89" w:rsidRPr="00AE6FCC" w:rsidRDefault="00366B89" w:rsidP="00AE6FCC">
      <w:pPr>
        <w:pStyle w:val="Heading1"/>
        <w:spacing w:before="0" w:after="0" w:line="360" w:lineRule="auto"/>
        <w:jc w:val="center"/>
        <w:rPr>
          <w:rFonts w:cs="Times New Roman"/>
          <w:szCs w:val="24"/>
        </w:rPr>
      </w:pPr>
    </w:p>
    <w:p w14:paraId="18D09D47" w14:textId="162E6A76" w:rsidR="00F9368B" w:rsidRPr="00AE6FCC" w:rsidRDefault="00F9368B" w:rsidP="00AE6FCC">
      <w:pPr>
        <w:rPr>
          <w:rFonts w:ascii="Times New Roman" w:hAnsi="Times New Roman" w:cs="Times New Roman"/>
          <w:sz w:val="24"/>
          <w:szCs w:val="24"/>
        </w:rPr>
        <w:sectPr w:rsidR="00F9368B" w:rsidRPr="00AE6FCC" w:rsidSect="00F53EE7">
          <w:pgSz w:w="12240" w:h="15840"/>
          <w:pgMar w:top="1440" w:right="1440" w:bottom="1440" w:left="1440" w:header="720" w:footer="720" w:gutter="0"/>
          <w:pgNumType w:fmt="lowerRoman" w:start="1"/>
          <w:cols w:space="720"/>
          <w:docGrid w:linePitch="360"/>
        </w:sectPr>
      </w:pPr>
      <w:r w:rsidRPr="00AE6FCC">
        <w:rPr>
          <w:rFonts w:ascii="Times New Roman" w:hAnsi="Times New Roman" w:cs="Times New Roman"/>
          <w:sz w:val="24"/>
          <w:szCs w:val="24"/>
        </w:rPr>
        <w:br w:type="page"/>
      </w:r>
    </w:p>
    <w:p w14:paraId="534904C8" w14:textId="7B95F9F1" w:rsidR="00375EF4" w:rsidRPr="00AE6FCC" w:rsidRDefault="00375EF4" w:rsidP="00AE6FCC">
      <w:pPr>
        <w:pStyle w:val="Heading1"/>
        <w:spacing w:before="0" w:after="0" w:line="360" w:lineRule="auto"/>
        <w:jc w:val="left"/>
        <w:rPr>
          <w:rFonts w:cs="Times New Roman"/>
          <w:szCs w:val="24"/>
        </w:rPr>
      </w:pPr>
      <w:bookmarkStart w:id="22" w:name="_Toc220533513"/>
      <w:bookmarkEnd w:id="21"/>
      <w:r w:rsidRPr="00AE6FCC">
        <w:rPr>
          <w:rFonts w:cs="Times New Roman"/>
          <w:szCs w:val="24"/>
        </w:rPr>
        <w:lastRenderedPageBreak/>
        <w:t>1.0 INTRODUCTION</w:t>
      </w:r>
      <w:bookmarkEnd w:id="22"/>
    </w:p>
    <w:p w14:paraId="33494346" w14:textId="77777777" w:rsidR="00375EF4" w:rsidRPr="00AE6FCC" w:rsidRDefault="00375EF4" w:rsidP="00AE6FCC">
      <w:pPr>
        <w:pStyle w:val="Heading2"/>
        <w:spacing w:before="240" w:after="0"/>
        <w:rPr>
          <w:rFonts w:ascii="Times New Roman" w:hAnsi="Times New Roman" w:cs="Times New Roman"/>
          <w:b/>
          <w:bCs/>
          <w:color w:val="000000" w:themeColor="text1"/>
          <w:sz w:val="24"/>
          <w:szCs w:val="24"/>
        </w:rPr>
      </w:pPr>
      <w:bookmarkStart w:id="23" w:name="_Toc220533514"/>
      <w:r w:rsidRPr="00AE6FCC">
        <w:rPr>
          <w:rFonts w:ascii="Times New Roman" w:hAnsi="Times New Roman" w:cs="Times New Roman"/>
          <w:b/>
          <w:bCs/>
          <w:color w:val="000000" w:themeColor="text1"/>
          <w:sz w:val="24"/>
          <w:szCs w:val="24"/>
        </w:rPr>
        <w:t>1.1 Background</w:t>
      </w:r>
      <w:bookmarkEnd w:id="23"/>
    </w:p>
    <w:p w14:paraId="1CA6AD5F" w14:textId="59C81999" w:rsidR="00375EF4" w:rsidRPr="00AE6FCC" w:rsidRDefault="00375EF4" w:rsidP="00AE6FCC">
      <w:pPr>
        <w:spacing w:before="0" w:after="0"/>
        <w:rPr>
          <w:rFonts w:ascii="Times New Roman" w:hAnsi="Times New Roman" w:cs="Times New Roman"/>
          <w:sz w:val="24"/>
          <w:szCs w:val="24"/>
        </w:rPr>
      </w:pPr>
      <w:commentRangeStart w:id="24"/>
      <w:commentRangeStart w:id="25"/>
      <w:r w:rsidRPr="00AE6FCC">
        <w:rPr>
          <w:rFonts w:ascii="Times New Roman" w:hAnsi="Times New Roman" w:cs="Times New Roman"/>
          <w:sz w:val="24"/>
          <w:szCs w:val="24"/>
        </w:rPr>
        <w:t>Moshi Co-operative University (MoCU) is a public higher learning institution in Tanzania specializing in cooperative studies, business, information science, and community development. The university operates through two main faculties, namely the Faculty of Business and Information Science (FBIS) and the Faculty of Co-operative and Community Development (FCCD). Over the past decade, MoCU has experienced a steady increase in student enrolment and research activities, particularly at the undergraduate level, where research projects and reports form a core component of academic assessment</w:t>
      </w:r>
      <w:r w:rsidR="00416AD2">
        <w:rPr>
          <w:rFonts w:ascii="Times New Roman" w:hAnsi="Times New Roman" w:cs="Times New Roman"/>
          <w:sz w:val="24"/>
          <w:szCs w:val="24"/>
        </w:rPr>
        <w:t xml:space="preserve"> </w:t>
      </w:r>
      <w:r w:rsidR="00416AD2" w:rsidRPr="00A70A77">
        <w:rPr>
          <w:rFonts w:ascii="Times New Roman" w:hAnsi="Times New Roman" w:cs="Times New Roman"/>
          <w:sz w:val="24"/>
          <w:szCs w:val="24"/>
        </w:rPr>
        <w:fldChar w:fldCharType="begin"/>
      </w:r>
      <w:r w:rsidR="00E250CD">
        <w:rPr>
          <w:rFonts w:ascii="Times New Roman" w:hAnsi="Times New Roman" w:cs="Times New Roman"/>
          <w:sz w:val="24"/>
          <w:szCs w:val="24"/>
        </w:rPr>
        <w:instrText xml:space="preserve"> ADDIN ZOTERO_ITEM CSL_CITATION {"citationID":"blDKxyze","properties":{"formattedCitation":"({\\i{}MOCU Prospectus 2026/2024 Pdf}, 2023)","plainCitation":"(MOCU Prospectus 2026/2024 Pdf, 2023)","noteIndex":0},"citationItems":[{"id":23,"uris":["http://zotero.org/users/local/XtIX7IBL/items/NLX3DGYA"],"itemData":{"id":23,"type":"webpage","title":"MOCU prospectus 2026/2024 pdf","URL":"https://aucfinder.com/mocu-prospectus-pdf-download/","accessed":{"date-parts":[["2026",1,29]]},"issued":{"date-parts":[["2023"]]}}}],"schema":"https://github.com/citation-style-language/schema/raw/master/csl-citation.json"} </w:instrText>
      </w:r>
      <w:r w:rsidR="00416AD2" w:rsidRPr="00A70A77">
        <w:rPr>
          <w:rFonts w:ascii="Times New Roman" w:hAnsi="Times New Roman" w:cs="Times New Roman"/>
          <w:sz w:val="24"/>
          <w:szCs w:val="24"/>
        </w:rPr>
        <w:fldChar w:fldCharType="separate"/>
      </w:r>
      <w:r w:rsidR="00E250CD" w:rsidRPr="00E250CD">
        <w:rPr>
          <w:rFonts w:ascii="Times New Roman" w:hAnsi="Times New Roman" w:cs="Times New Roman"/>
          <w:kern w:val="0"/>
          <w:sz w:val="24"/>
        </w:rPr>
        <w:t>(</w:t>
      </w:r>
      <w:r w:rsidR="00E250CD" w:rsidRPr="00E250CD">
        <w:rPr>
          <w:rFonts w:ascii="Times New Roman" w:hAnsi="Times New Roman" w:cs="Times New Roman"/>
          <w:i/>
          <w:iCs/>
          <w:kern w:val="0"/>
          <w:sz w:val="24"/>
        </w:rPr>
        <w:t>MOCU Prospectus 2026/2024 Pdf</w:t>
      </w:r>
      <w:r w:rsidR="00E250CD" w:rsidRPr="00E250CD">
        <w:rPr>
          <w:rFonts w:ascii="Times New Roman" w:hAnsi="Times New Roman" w:cs="Times New Roman"/>
          <w:kern w:val="0"/>
          <w:sz w:val="24"/>
        </w:rPr>
        <w:t>, 2023)</w:t>
      </w:r>
      <w:r w:rsidR="00416AD2" w:rsidRPr="00A70A77">
        <w:rPr>
          <w:rFonts w:ascii="Times New Roman" w:hAnsi="Times New Roman" w:cs="Times New Roman"/>
          <w:sz w:val="24"/>
          <w:szCs w:val="24"/>
        </w:rPr>
        <w:fldChar w:fldCharType="end"/>
      </w:r>
      <w:r w:rsidRPr="00A70A77">
        <w:rPr>
          <w:rFonts w:ascii="Times New Roman" w:hAnsi="Times New Roman" w:cs="Times New Roman"/>
          <w:sz w:val="24"/>
          <w:szCs w:val="24"/>
        </w:rPr>
        <w:t>.</w:t>
      </w:r>
    </w:p>
    <w:p w14:paraId="4155E04A" w14:textId="09D25E09"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Undergraduate programs at MoCU require students to prepare and submit research proposals, project reports, and final research reports as part of graduation requirements. These academic research activities play a crucial role in enhancing students’ analytical skills, problem-solving abilities, and contribution to knowledge generation</w:t>
      </w:r>
      <w:r w:rsidR="00A70A77">
        <w:rPr>
          <w:rFonts w:ascii="Times New Roman" w:hAnsi="Times New Roman" w:cs="Times New Roman"/>
          <w:sz w:val="24"/>
          <w:szCs w:val="24"/>
        </w:rPr>
        <w:t xml:space="preserve">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{"citationID":"3jNC6UzG","properties":{"formattedCitation":"(Kotlarsky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(Kotlarsky et al., 2023)</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 xml:space="preserve">, and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{"citationID":"6yXtvSaB","properties":{"formattedCitation":"(Tay &amp; Low, 2017)","plainCitation":"(Tay &amp; Low, 2017)","noteIndex":0},"citationItems":[{"id":15,"uris":["http://zotero.org/users/local/XtIX7IBL/items/EBNPBI2L"],"itemData":{"id":15,"type":"article-journal","abstract":"Purpose\n              Lean is considered as a major management approach for improving operational productivity and organizational performance. It is a systemic philosophy that emphasizes on fulfilling customer needs, waste minimization, and a commitment to a culture of continual improvement. In recent years, many higher education institutions (HEIs) have leveraged on the use of technology to provide flexibility in learning and just-in-time training for learners in the efforts to improve both the internal processes of course delivery and enhance the provisions of education quality. In recognizing these trends in HEIs, the purpose of this paper is to identify the key factors that facilitate the conversion of printed learning resources to e-learning resources in a HEI.\n            \n            \n              Design/methodology/approach\n              This study used a qualitative exploratory case study approach and examined a unique case of a HEI that is undergoing the transformation process from printed learning resources to digital sources to simplify the processes involved in educational service delivery and operational complexity. Data sources include semi-structured interviews with key personnel directly involved in the project of converting printed learning resources to digital sources, notes taken from informal discussions, and secondary data such as minutes of meetings, learning resource archives, and relevant literature. A retrospective perspective was adopted in the case analysis since the HEI has already completed 50 percent of the conversion phase when this study was carried out.\n            \n            \n              Findings\n              Abductive reasoning approach and well-established lean principles were used to make sense of the digital transformation process of the HEI. Based on the retrospective case analysis, the authors found evidence that characterizes lean management principles and identifies the critical factors (CFs) that have facilitated the HEI to achieve the key milestones in the conversion journey. These include common vision, top management support and leadership, timely information sharing, and relationship management with key stakeholders in the transformation processes.\n            \n            \n              Research limitations/implications\n              Since this research is an exploratory case study, the results obtained cannot be generalized. Future research can be conducted to provide an impact analysis of the potential risk factors of a system that employs only the use of e-study materials. In addition, future studies can also assess the quality of the learning services that is supported by the e-resources by gathering student feedback on their e-learning experience that is supported by the online digital learning resources and learning management system.\n            \n            \n              Practical implications\n              This study provides managerial insights into the levers to engender the transformation from a traditional print learning resources model to leaning with digital e-learning resources. The insights into the CFs aid education managers to introduce process innovations and encourage behavioral changes that will benefit learners, instructors, and administers.\n            \n            \n              Originality/value\n              The study is one of the first to apply lean management principles in making sense of the transformation processes involved in the use of digital innovation in higher education context. The findings provide a holistic view of the process transformations.","container-title":"International Journal of Productivity and Performance Management","DOI":"10.1108/IJPPM-09-2016-0193","ISSN":"1741-0401","issue":"5","journalAbbreviation":"IJPPM","language":"en","license":"https://www.emerald.com/insight/site-policies","page":"680-694","source":"DOI.org (Crossref)","title":"Digitalization of learning resources in a HEI – a lean management perspective","volume":"66","author":[{"family":"Tay","given":"Huay Ling"},{"family":"Low","given":"Stephen Wee Kiat"}],"issued":{"date-parts":[["2017",6,12]]}}}],"schema":"https://github.com/citation-style-language/schema/raw/master/csl-citation.json"}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(Tay &amp; Low, 2017)</w:t>
      </w:r>
      <w:r w:rsidR="00A70A77">
        <w:rPr>
          <w:rFonts w:ascii="Times New Roman" w:hAnsi="Times New Roman" w:cs="Times New Roman"/>
          <w:sz w:val="24"/>
          <w:szCs w:val="24"/>
        </w:rPr>
        <w:fldChar w:fldCharType="end"/>
      </w:r>
      <w:r w:rsidRPr="00AE6FCC">
        <w:rPr>
          <w:rFonts w:ascii="Times New Roman" w:hAnsi="Times New Roman" w:cs="Times New Roman"/>
          <w:sz w:val="24"/>
          <w:szCs w:val="24"/>
        </w:rPr>
        <w:t>. However, despite the growth in research output, the management of student research activities at MoCU remains largely manual and paper-based.</w:t>
      </w:r>
    </w:p>
    <w:p w14:paraId="168A5B5D" w14:textId="2BD24AFB"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Currently, students submit physical copies of project proposals and reports to their supervisors, while feedback is provided through handwritten comments, emails, or verbal communication. Progress tracking is often maintained using logbooks or spreadsheet files at departmental levels. Similar studies indicate that manual research management systems in higher learning institutions often lead to inefficiencies such as delayed communication, document loss, lack of version control, and difficulties in monitoring research progress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{"citationID":"XcDW832J","properties":{"formattedCitation":"(Bogers et al., 2018)","plainCitation":"(Bogers et al., 2018)","noteIndex":0},"citationItems":[{"id":16,"uris":["http://zotero.org/users/local/XtIX7IBL/items/WRC5PQV5"],"itemData":{"id":16,"type":"article-journal","abstract":"Open innovation is now a widely used concept in academia, business, and policy making. This article describes the state of open innovation at the intersection of research, practice, and policy. It discusses some key trends (e.g., digital transformation), challenges (e.g., uncertainty), and potential solutions (e.g., EU funding programs) in the context of open innovation and innovation policy. With this background, the authors introduce select papers published in this Special Section of California Management Review that were originally presented at the second annual World Open Innovation Conference, held in Santa Clara, California, in December of 2015.","container-title":"California Management Review","DOI":"10.1177/0008125617745086","ISSN":"0008-1256, 2162-8564","issue":"2","journalAbbreviation":"California Management Review","language":"en","page":"5-16","source":"DOI.org (Crossref)","title":"Open Innovation: Research, Practices, and Policies","title-short":"Open Innovation","volume":"60","author":[{"family":"Bogers","given":"Marcel"},{"family":"Chesbrough","given":"Henry"},{"family":"Moedas","given":"Carlos"}],"issued":{"date-parts":[["2018",2]]}}}],"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(Bogers et al., 2018)</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p>
    <w:p w14:paraId="54DFC883" w14:textId="6B0D4DC9"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The absence of a centralized digital platform at MoCU limits effective coordination of research activities, weakens collaboration among students, supervisors, and administrators, and makes it difficult to archive and retrieve past research outputs, including source codes for ICT-based projects. In response to these challenges, the proposed Project and Research Management System (PRMS) seek to provide an integrated digital solution that supports the entire research lifecycle from proposal submission to final approval and archiving while enhancing communication, transparency, and accountability among stakeholders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{"citationID":"zzY6NAtz","properties":{"formattedCitation":"(Eligi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(Eligi &amp; Mwantimwa, 2017)</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commentRangeEnd w:id="24"/>
      <w:r w:rsidR="000C7047" w:rsidRPr="00AE6FCC">
        <w:rPr>
          <w:rStyle w:val="CommentReference"/>
          <w:rFonts w:ascii="Times New Roman" w:hAnsi="Times New Roman" w:cs="Times New Roman"/>
          <w:sz w:val="24"/>
          <w:szCs w:val="24"/>
        </w:rPr>
        <w:commentReference w:id="24"/>
      </w:r>
      <w:commentRangeEnd w:id="25"/>
      <w:r w:rsidR="000C7047" w:rsidRPr="00AE6FCC">
        <w:rPr>
          <w:rStyle w:val="CommentReference"/>
          <w:rFonts w:ascii="Times New Roman" w:hAnsi="Times New Roman" w:cs="Times New Roman"/>
          <w:sz w:val="24"/>
          <w:szCs w:val="24"/>
        </w:rPr>
        <w:commentReference w:id="25"/>
      </w:r>
    </w:p>
    <w:p w14:paraId="281C3F9B" w14:textId="77777777" w:rsidR="00375EF4" w:rsidRPr="00AE6FCC" w:rsidRDefault="00375EF4" w:rsidP="00AE6FCC">
      <w:pPr>
        <w:spacing w:after="0"/>
        <w:rPr>
          <w:rFonts w:ascii="Times New Roman" w:hAnsi="Times New Roman" w:cs="Times New Roman"/>
          <w:sz w:val="24"/>
          <w:szCs w:val="24"/>
        </w:rPr>
      </w:pPr>
    </w:p>
    <w:p w14:paraId="26921B22" w14:textId="77777777" w:rsidR="00375EF4" w:rsidRPr="00AE6FCC" w:rsidRDefault="00375EF4" w:rsidP="00AE6FCC">
      <w:pPr>
        <w:spacing w:after="0"/>
        <w:rPr>
          <w:rFonts w:ascii="Times New Roman" w:hAnsi="Times New Roman" w:cs="Times New Roman"/>
          <w:sz w:val="24"/>
          <w:szCs w:val="24"/>
        </w:rPr>
      </w:pPr>
    </w:p>
    <w:p w14:paraId="4E27A8FD"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26" w:name="_Toc220533515"/>
      <w:r w:rsidRPr="00AE6FCC">
        <w:rPr>
          <w:rFonts w:ascii="Times New Roman" w:hAnsi="Times New Roman" w:cs="Times New Roman"/>
          <w:b/>
          <w:bCs/>
          <w:color w:val="000000" w:themeColor="text1"/>
          <w:sz w:val="24"/>
          <w:szCs w:val="24"/>
        </w:rPr>
        <w:lastRenderedPageBreak/>
        <w:t>1.2 Statement of the Problem</w:t>
      </w:r>
      <w:bookmarkEnd w:id="26"/>
    </w:p>
    <w:p w14:paraId="628AD03E" w14:textId="665DD25C"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Despite the importance of research projects in academic training, the current project and research management practices at Moshi Co-operative University face several critical challenges that hinder academic efficiency and research quality. One major problem is the inefficient proposal submission process, where students are required to print multiple copies of proposals and physically submit them to supervisors. This process is time-consuming, costly, environmentally unfriendly, and increases the risk of document loss or damage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{"citationID":"CrHT3QGg","properties":{"formattedCitation":"(Eligi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(Eligi &amp; Mwantimwa, 2017)</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p>
    <w:p w14:paraId="0263CEAB" w14:textId="33B854F9"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Delayed communication and feedback also present a significant challenge. Supervisors often provide feedback through fragmented channels such as emails, handwritten notes, and verbal discussions. This lack of a standardized feedback mechanism leads to missed deadlines, unclear revision requirements, and frustration among students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{"citationID":"rzAHdjRQ","properties":{"formattedCitation":"(Kotlarsky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(Kotlarsky et al., 2023)</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r w:rsidRPr="00AE6FCC">
        <w:rPr>
          <w:rFonts w:ascii="Times New Roman" w:hAnsi="Times New Roman" w:cs="Times New Roman"/>
          <w:sz w:val="24"/>
          <w:szCs w:val="24"/>
        </w:rPr>
        <w:t xml:space="preserve">Furthermore, poor document management practices result in research files being stored across personal computers, email attachments, and physical cabinets, making version control and retrieval of past projects difficult </w:t>
      </w:r>
      <w:r w:rsidR="00A70A77">
        <w:rPr>
          <w:rFonts w:ascii="Times New Roman" w:hAnsi="Times New Roman" w:cs="Times New Roman"/>
          <w:sz w:val="24"/>
          <w:szCs w:val="24"/>
        </w:rPr>
        <w:fldChar w:fldCharType="begin"/>
      </w:r>
      <w:r w:rsidR="00A70A77">
        <w:rPr>
          <w:rFonts w:ascii="Times New Roman" w:hAnsi="Times New Roman" w:cs="Times New Roman"/>
          <w:sz w:val="24"/>
          <w:szCs w:val="24"/>
        </w:rPr>
        <w:instrText xml:space="preserve"> ADDIN ZOTERO_ITEM CSL_CITATION {"citationID":"rMJgJvqt","properties":{"formattedCitation":"(Robertsone, 2022)","plainCitation":"(Robertsone, 2022)","noteIndex":0},"citationItems":[{"id":9,"uris":["http://zotero.org/users/local/XtIX7IBL/items/52ALG6UZ"],"itemData":{"id":9,"type":"webpage","title":"(PDF) Digital Transformation in Higher Education: Drivers, Success Factors, Benefits and Challenges","URL":"https://www.researchgate.net/publication/366158308_DIGITAL_TRANSFORMATION_IN_HIGHER_EDUCATION_DRIVERS_SUCCESS_FACTORS_BENEFITS_AND_CHALLENGES","author":[{"family":"Robertsone","given":"Galina"}],"accessed":{"date-parts":[["2026",1,28]]},"issued":{"date-parts":[["2022"]]}}}],"schema":"https://github.com/citation-style-language/schema/raw/master/csl-citation.json"} </w:instrText>
      </w:r>
      <w:r w:rsidR="00A70A77">
        <w:rPr>
          <w:rFonts w:ascii="Times New Roman" w:hAnsi="Times New Roman" w:cs="Times New Roman"/>
          <w:sz w:val="24"/>
          <w:szCs w:val="24"/>
        </w:rPr>
        <w:fldChar w:fldCharType="separate"/>
      </w:r>
      <w:r w:rsidR="00A70A77" w:rsidRPr="00A70A77">
        <w:rPr>
          <w:rFonts w:ascii="Times New Roman" w:hAnsi="Times New Roman" w:cs="Times New Roman"/>
          <w:sz w:val="24"/>
        </w:rPr>
        <w:t>(Robertsone, 2022)</w:t>
      </w:r>
      <w:r w:rsidR="00A70A77">
        <w:rPr>
          <w:rFonts w:ascii="Times New Roman" w:hAnsi="Times New Roman" w:cs="Times New Roman"/>
          <w:sz w:val="24"/>
          <w:szCs w:val="24"/>
        </w:rPr>
        <w:fldChar w:fldCharType="end"/>
      </w:r>
      <w:r w:rsidR="00A70A77">
        <w:rPr>
          <w:rFonts w:ascii="Times New Roman" w:hAnsi="Times New Roman" w:cs="Times New Roman"/>
          <w:sz w:val="24"/>
          <w:szCs w:val="24"/>
        </w:rPr>
        <w:t>.</w:t>
      </w:r>
    </w:p>
    <w:p w14:paraId="49FC1810" w14:textId="19EE7B01"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Inadequate progress monitoring is another concern, as there is no centralized system for tracking project milestones, supervision records, or submission timelines. This often leads to last-minute submissions, incomplete supervision documentation, and difficulties in identifying at-risk projects. Additionally, generating reports on research completion rates, supervisor workload, and student research output requires manual compilation from multiple sources, which is both time-consuming and prone to errors </w:t>
      </w:r>
      <w:r w:rsidR="00A70A77">
        <w:rPr>
          <w:rFonts w:ascii="Times New Roman" w:hAnsi="Times New Roman" w:cs="Times New Roman"/>
          <w:sz w:val="24"/>
          <w:szCs w:val="24"/>
        </w:rPr>
        <w:fldChar w:fldCharType="begin"/>
      </w:r>
      <w:r w:rsidR="00E250CD">
        <w:rPr>
          <w:rFonts w:ascii="Times New Roman" w:hAnsi="Times New Roman" w:cs="Times New Roman"/>
          <w:sz w:val="24"/>
          <w:szCs w:val="24"/>
        </w:rPr>
        <w:instrText xml:space="preserve"> ADDIN ZOTERO_ITEM CSL_CITATION {"citationID":"CeAXPPH3","properties":{"formattedCitation":"(Creswell, n.d.)","plainCitation":"(Creswell, n.d.)","noteIndex":0},"citationItems":[{"id":10,"uris":["http://zotero.org/users/local/XtIX7IBL/items/HQG5R7UF"],"itemData":{"id":10,"type":"webpage","title":"Research Design: Qualitative, Quantitative, and Mixed Methods Approaches - John W. Creswell, J. David Creswell - Google Books","URL":"https://books.google.co.tz/books/about/Research_Design.html?id=Pr2VEAAAQBAJ&amp;redir_esc=y","author":[{"family":"Creswell","given":"John W"}],"accessed":{"date-parts":[["2026",1,28]]}}}],"schema":"https://github.com/citation-style-language/schema/raw/master/csl-citation.json"} </w:instrText>
      </w:r>
      <w:r w:rsidR="00A70A77">
        <w:rPr>
          <w:rFonts w:ascii="Times New Roman" w:hAnsi="Times New Roman" w:cs="Times New Roman"/>
          <w:sz w:val="24"/>
          <w:szCs w:val="24"/>
        </w:rPr>
        <w:fldChar w:fldCharType="separate"/>
      </w:r>
      <w:r w:rsidR="00E250CD" w:rsidRPr="00E250CD">
        <w:rPr>
          <w:rFonts w:ascii="Times New Roman" w:hAnsi="Times New Roman" w:cs="Times New Roman"/>
          <w:sz w:val="24"/>
        </w:rPr>
        <w:t>(Creswell, n.d.)</w:t>
      </w:r>
      <w:r w:rsidR="00A70A77">
        <w:rPr>
          <w:rFonts w:ascii="Times New Roman" w:hAnsi="Times New Roman" w:cs="Times New Roman"/>
          <w:sz w:val="24"/>
          <w:szCs w:val="24"/>
        </w:rPr>
        <w:fldChar w:fldCharType="end"/>
      </w:r>
      <w:r w:rsidRPr="00AE6FCC">
        <w:rPr>
          <w:rFonts w:ascii="Times New Roman" w:hAnsi="Times New Roman" w:cs="Times New Roman"/>
          <w:sz w:val="24"/>
          <w:szCs w:val="24"/>
        </w:rPr>
        <w:t>.</w:t>
      </w:r>
    </w:p>
    <w:p w14:paraId="67340284" w14:textId="4C21A988" w:rsidR="00375EF4" w:rsidRPr="00AE6FCC" w:rsidRDefault="00375EF4" w:rsidP="00AE6FCC">
      <w:pPr>
        <w:spacing w:after="0"/>
        <w:rPr>
          <w:rFonts w:ascii="Times New Roman" w:hAnsi="Times New Roman" w:cs="Times New Roman"/>
          <w:sz w:val="24"/>
          <w:szCs w:val="24"/>
        </w:rPr>
      </w:pPr>
      <w:r w:rsidRPr="00AE6FCC">
        <w:rPr>
          <w:rFonts w:ascii="Times New Roman" w:hAnsi="Times New Roman" w:cs="Times New Roman"/>
          <w:sz w:val="24"/>
          <w:szCs w:val="24"/>
        </w:rPr>
        <w:t xml:space="preserve">The lack of standardized procedures across faculties further contributes to inconsistencies in research management and assessment. Collectively, these challenges undermine research productivity, academic standards, and evidence-based </w:t>
      </w:r>
      <w:del w:id="27" w:author="S K" w:date="2026-02-02T16:54:00Z" w16du:dateUtc="2026-02-02T13:54:00Z">
        <w:r w:rsidRPr="00AE6FCC" w:rsidDel="000C7047">
          <w:rPr>
            <w:rFonts w:ascii="Times New Roman" w:hAnsi="Times New Roman" w:cs="Times New Roman"/>
            <w:sz w:val="24"/>
            <w:szCs w:val="24"/>
          </w:rPr>
          <w:delText>decision</w:delText>
        </w:r>
        <w:r w:rsidR="00E250CD" w:rsidDel="000C7047">
          <w:rPr>
            <w:rFonts w:ascii="Times New Roman" w:hAnsi="Times New Roman" w:cs="Times New Roman"/>
            <w:sz w:val="24"/>
            <w:szCs w:val="24"/>
          </w:rPr>
          <w:delText xml:space="preserve"> </w:delText>
        </w:r>
        <w:r w:rsidRPr="00AE6FCC" w:rsidDel="000C7047">
          <w:rPr>
            <w:rFonts w:ascii="Times New Roman" w:hAnsi="Times New Roman" w:cs="Times New Roman"/>
            <w:sz w:val="24"/>
            <w:szCs w:val="24"/>
          </w:rPr>
          <w:delText>making</w:delText>
        </w:r>
      </w:del>
      <w:ins w:id="28" w:author="S K" w:date="2026-02-02T16:54:00Z" w16du:dateUtc="2026-02-02T13:54:00Z">
        <w:r w:rsidR="000C7047">
          <w:rPr>
            <w:rFonts w:ascii="Times New Roman" w:hAnsi="Times New Roman" w:cs="Times New Roman"/>
            <w:sz w:val="24"/>
            <w:szCs w:val="24"/>
          </w:rPr>
          <w:t>decision-making</w:t>
        </w:r>
      </w:ins>
      <w:r w:rsidRPr="00AE6FCC">
        <w:rPr>
          <w:rFonts w:ascii="Times New Roman" w:hAnsi="Times New Roman" w:cs="Times New Roman"/>
          <w:sz w:val="24"/>
          <w:szCs w:val="24"/>
        </w:rPr>
        <w:t xml:space="preserve"> at MoCU, thereby necessitating the development of an integrated Project and Research Management System.</w:t>
      </w:r>
    </w:p>
    <w:p w14:paraId="51517797"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29" w:name="_Toc220533516"/>
      <w:r w:rsidRPr="00AE6FCC">
        <w:rPr>
          <w:rFonts w:ascii="Times New Roman" w:hAnsi="Times New Roman" w:cs="Times New Roman"/>
          <w:b/>
          <w:bCs/>
          <w:color w:val="000000" w:themeColor="text1"/>
          <w:sz w:val="24"/>
          <w:szCs w:val="24"/>
        </w:rPr>
        <w:t>1.3 Objectives of the Project</w:t>
      </w:r>
      <w:bookmarkEnd w:id="29"/>
    </w:p>
    <w:p w14:paraId="3D65BC70" w14:textId="77777777" w:rsidR="00375EF4" w:rsidRPr="00AE6FCC" w:rsidRDefault="00375EF4" w:rsidP="00AE6FCC">
      <w:pPr>
        <w:pStyle w:val="Heading3"/>
        <w:rPr>
          <w:rFonts w:ascii="Times New Roman" w:hAnsi="Times New Roman" w:cs="Times New Roman"/>
          <w:b/>
          <w:bCs/>
          <w:color w:val="000000" w:themeColor="text1"/>
          <w:sz w:val="24"/>
          <w:szCs w:val="24"/>
        </w:rPr>
      </w:pPr>
      <w:bookmarkStart w:id="30" w:name="_Toc220533517"/>
      <w:r w:rsidRPr="00AE6FCC">
        <w:rPr>
          <w:rFonts w:ascii="Times New Roman" w:hAnsi="Times New Roman" w:cs="Times New Roman"/>
          <w:b/>
          <w:bCs/>
          <w:color w:val="000000" w:themeColor="text1"/>
          <w:sz w:val="24"/>
          <w:szCs w:val="24"/>
        </w:rPr>
        <w:t>1.3.1 Main Objective</w:t>
      </w:r>
      <w:bookmarkEnd w:id="30"/>
    </w:p>
    <w:p w14:paraId="02FAF3B3" w14:textId="435D753D"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The main objective of this project is to </w:t>
      </w:r>
      <w:del w:id="31" w:author="S K" w:date="2026-02-02T16:54:00Z" w16du:dateUtc="2026-02-02T13:54:00Z">
        <w:r w:rsidRPr="00AE6FCC" w:rsidDel="000C7047">
          <w:rPr>
            <w:rFonts w:ascii="Times New Roman" w:hAnsi="Times New Roman" w:cs="Times New Roman"/>
            <w:sz w:val="24"/>
            <w:szCs w:val="24"/>
          </w:rPr>
          <w:delText>design, develop,</w:delText>
        </w:r>
      </w:del>
      <w:ins w:id="32" w:author="S K" w:date="2026-02-02T16:54:00Z" w16du:dateUtc="2026-02-02T13:54:00Z">
        <w:r w:rsidR="000C7047">
          <w:rPr>
            <w:rFonts w:ascii="Times New Roman" w:hAnsi="Times New Roman" w:cs="Times New Roman"/>
            <w:sz w:val="24"/>
            <w:szCs w:val="24"/>
          </w:rPr>
          <w:t xml:space="preserve">study </w:t>
        </w:r>
      </w:ins>
      <w:r w:rsidRPr="00AE6FCC">
        <w:rPr>
          <w:rFonts w:ascii="Times New Roman" w:hAnsi="Times New Roman" w:cs="Times New Roman"/>
          <w:sz w:val="24"/>
          <w:szCs w:val="24"/>
        </w:rPr>
        <w:t xml:space="preserve"> and implement a</w:t>
      </w:r>
      <w:commentRangeStart w:id="33"/>
      <w:commentRangeStart w:id="34"/>
      <w:r w:rsidRPr="00AE6FCC">
        <w:rPr>
          <w:rFonts w:ascii="Times New Roman" w:hAnsi="Times New Roman" w:cs="Times New Roman"/>
          <w:sz w:val="24"/>
          <w:szCs w:val="24"/>
        </w:rPr>
        <w:t xml:space="preserve"> web-based Project and Research Management System (PRMS) </w:t>
      </w:r>
      <w:commentRangeEnd w:id="33"/>
      <w:r w:rsidR="000C7047" w:rsidRPr="00AE6FCC">
        <w:rPr>
          <w:rStyle w:val="CommentReference"/>
          <w:rFonts w:ascii="Times New Roman" w:hAnsi="Times New Roman" w:cs="Times New Roman"/>
          <w:sz w:val="24"/>
          <w:szCs w:val="24"/>
        </w:rPr>
        <w:commentReference w:id="33"/>
      </w:r>
      <w:commentRangeEnd w:id="34"/>
      <w:r w:rsidR="000C7047" w:rsidRPr="00AE6FCC">
        <w:rPr>
          <w:rStyle w:val="CommentReference"/>
          <w:rFonts w:ascii="Times New Roman" w:hAnsi="Times New Roman" w:cs="Times New Roman"/>
          <w:sz w:val="24"/>
          <w:szCs w:val="24"/>
        </w:rPr>
        <w:commentReference w:id="34"/>
      </w:r>
      <w:r w:rsidRPr="00AE6FCC">
        <w:rPr>
          <w:rFonts w:ascii="Times New Roman" w:hAnsi="Times New Roman" w:cs="Times New Roman"/>
          <w:sz w:val="24"/>
          <w:szCs w:val="24"/>
        </w:rPr>
        <w:t>that automates and streamlines research and project administration processes at Moshi Co-operative University.</w:t>
      </w:r>
    </w:p>
    <w:p w14:paraId="7063D9CA" w14:textId="77777777" w:rsidR="00375EF4" w:rsidRPr="00AE6FCC" w:rsidRDefault="00375EF4" w:rsidP="00AE6FCC">
      <w:pPr>
        <w:pStyle w:val="Heading3"/>
        <w:rPr>
          <w:rFonts w:ascii="Times New Roman" w:hAnsi="Times New Roman" w:cs="Times New Roman"/>
          <w:b/>
          <w:bCs/>
          <w:color w:val="000000" w:themeColor="text1"/>
          <w:sz w:val="24"/>
          <w:szCs w:val="24"/>
        </w:rPr>
      </w:pPr>
      <w:bookmarkStart w:id="35" w:name="_Toc220533518"/>
      <w:r w:rsidRPr="00AE6FCC">
        <w:rPr>
          <w:rFonts w:ascii="Times New Roman" w:hAnsi="Times New Roman" w:cs="Times New Roman"/>
          <w:b/>
          <w:bCs/>
          <w:color w:val="000000" w:themeColor="text1"/>
          <w:sz w:val="24"/>
          <w:szCs w:val="24"/>
        </w:rPr>
        <w:lastRenderedPageBreak/>
        <w:t>1.3.2 Specific Objectives</w:t>
      </w:r>
      <w:bookmarkEnd w:id="35"/>
    </w:p>
    <w:p w14:paraId="41A70A54"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The specific objectives of the project are to:</w:t>
      </w:r>
    </w:p>
    <w:p w14:paraId="4044114E"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Conduct a comprehensive analysis of existing research and project management workflows at MoCU by engaging students, supervisors, heads of departments, and administrative staff.</w:t>
      </w:r>
    </w:p>
    <w:p w14:paraId="0E58C08B" w14:textId="77777777" w:rsidR="00375EF4" w:rsidRPr="001A427A" w:rsidRDefault="00375EF4" w:rsidP="001A427A">
      <w:pPr>
        <w:pStyle w:val="ListParagraph"/>
        <w:numPr>
          <w:ilvl w:val="0"/>
          <w:numId w:val="4"/>
        </w:numPr>
        <w:spacing w:before="0" w:after="0"/>
        <w:ind w:left="714" w:hanging="357"/>
        <w:rPr>
          <w:rFonts w:ascii="Times New Roman" w:hAnsi="Times New Roman" w:cs="Times New Roman"/>
          <w:sz w:val="24"/>
          <w:szCs w:val="24"/>
        </w:rPr>
      </w:pPr>
      <w:commentRangeStart w:id="36"/>
      <w:commentRangeStart w:id="37"/>
      <w:commentRangeStart w:id="38"/>
      <w:r w:rsidRPr="001A427A">
        <w:rPr>
          <w:rFonts w:ascii="Times New Roman" w:hAnsi="Times New Roman" w:cs="Times New Roman"/>
          <w:sz w:val="24"/>
          <w:szCs w:val="24"/>
        </w:rPr>
        <w:t>Design an intuitive, role-based system architecture that supports different user categories.</w:t>
      </w:r>
    </w:p>
    <w:p w14:paraId="7DDF5ADA" w14:textId="77777777" w:rsidR="00375EF4" w:rsidRPr="001A427A" w:rsidRDefault="00375EF4" w:rsidP="001A427A">
      <w:pPr>
        <w:pStyle w:val="ListParagraph"/>
        <w:numPr>
          <w:ilvl w:val="0"/>
          <w:numId w:val="4"/>
        </w:numPr>
        <w:spacing w:before="0" w:after="0"/>
        <w:ind w:left="714" w:hanging="357"/>
        <w:rPr>
          <w:rFonts w:ascii="Times New Roman" w:hAnsi="Times New Roman" w:cs="Times New Roman"/>
          <w:sz w:val="24"/>
          <w:szCs w:val="24"/>
        </w:rPr>
      </w:pPr>
      <w:r w:rsidRPr="001A427A">
        <w:rPr>
          <w:rFonts w:ascii="Times New Roman" w:hAnsi="Times New Roman" w:cs="Times New Roman"/>
          <w:sz w:val="24"/>
          <w:szCs w:val="24"/>
        </w:rPr>
        <w:t>Develop core functional modules for proposal submission, supervision, progress tracking, and document archiving.</w:t>
      </w:r>
    </w:p>
    <w:p w14:paraId="7CAD4C89" w14:textId="77777777" w:rsidR="00375EF4" w:rsidRPr="001A427A" w:rsidRDefault="00375EF4" w:rsidP="001A427A">
      <w:pPr>
        <w:pStyle w:val="ListParagraph"/>
        <w:numPr>
          <w:ilvl w:val="0"/>
          <w:numId w:val="4"/>
        </w:numPr>
        <w:spacing w:before="0" w:after="0"/>
        <w:ind w:left="714" w:hanging="357"/>
        <w:rPr>
          <w:rFonts w:ascii="Times New Roman" w:hAnsi="Times New Roman" w:cs="Times New Roman"/>
          <w:sz w:val="24"/>
          <w:szCs w:val="24"/>
        </w:rPr>
      </w:pPr>
      <w:r w:rsidRPr="001A427A">
        <w:rPr>
          <w:rFonts w:ascii="Times New Roman" w:hAnsi="Times New Roman" w:cs="Times New Roman"/>
          <w:sz w:val="24"/>
          <w:szCs w:val="24"/>
        </w:rPr>
        <w:t>Implement robust security measures to ensure data integrity, confidentiality, and controlled access based on user roles.</w:t>
      </w:r>
    </w:p>
    <w:p w14:paraId="1F5E20FA" w14:textId="77777777" w:rsidR="00375EF4" w:rsidRPr="001A427A" w:rsidRDefault="00375EF4" w:rsidP="001A427A">
      <w:pPr>
        <w:pStyle w:val="ListParagraph"/>
        <w:numPr>
          <w:ilvl w:val="0"/>
          <w:numId w:val="4"/>
        </w:numPr>
        <w:spacing w:before="0" w:after="0"/>
        <w:ind w:left="714" w:hanging="357"/>
        <w:rPr>
          <w:rFonts w:ascii="Times New Roman" w:hAnsi="Times New Roman" w:cs="Times New Roman"/>
          <w:sz w:val="24"/>
          <w:szCs w:val="24"/>
        </w:rPr>
      </w:pPr>
      <w:r w:rsidRPr="001A427A">
        <w:rPr>
          <w:rFonts w:ascii="Times New Roman" w:hAnsi="Times New Roman" w:cs="Times New Roman"/>
          <w:sz w:val="24"/>
          <w:szCs w:val="24"/>
        </w:rPr>
        <w:t>Evaluate the system’s effectiveness, usability, and impact through pilot testing within the Faculty of Business and Information Science and refine the system based on user feedback.</w:t>
      </w:r>
      <w:commentRangeEnd w:id="36"/>
      <w:r w:rsidR="000C7047" w:rsidRPr="001A427A">
        <w:rPr>
          <w:rStyle w:val="CommentReference"/>
          <w:rFonts w:ascii="Times New Roman" w:hAnsi="Times New Roman" w:cs="Times New Roman"/>
          <w:sz w:val="24"/>
          <w:szCs w:val="24"/>
        </w:rPr>
        <w:commentReference w:id="36"/>
      </w:r>
      <w:commentRangeEnd w:id="37"/>
      <w:r w:rsidR="00987B3C" w:rsidRPr="001A427A">
        <w:rPr>
          <w:rStyle w:val="CommentReference"/>
          <w:rFonts w:ascii="Times New Roman" w:hAnsi="Times New Roman" w:cs="Times New Roman"/>
          <w:sz w:val="24"/>
          <w:szCs w:val="24"/>
        </w:rPr>
        <w:commentReference w:id="37"/>
      </w:r>
      <w:commentRangeEnd w:id="38"/>
      <w:r w:rsidR="00987B3C" w:rsidRPr="001A427A">
        <w:rPr>
          <w:rStyle w:val="CommentReference"/>
          <w:rFonts w:ascii="Times New Roman" w:hAnsi="Times New Roman" w:cs="Times New Roman"/>
          <w:sz w:val="24"/>
          <w:szCs w:val="24"/>
        </w:rPr>
        <w:commentReference w:id="38"/>
      </w:r>
    </w:p>
    <w:p w14:paraId="7923DE60" w14:textId="77777777" w:rsidR="00375EF4" w:rsidRPr="00AE6FCC" w:rsidRDefault="00375EF4" w:rsidP="00AE6FCC">
      <w:pPr>
        <w:pStyle w:val="Heading2"/>
        <w:spacing w:before="240" w:after="0"/>
        <w:rPr>
          <w:rFonts w:ascii="Times New Roman" w:hAnsi="Times New Roman" w:cs="Times New Roman"/>
          <w:b/>
          <w:bCs/>
          <w:color w:val="000000" w:themeColor="text1"/>
          <w:sz w:val="24"/>
          <w:szCs w:val="24"/>
        </w:rPr>
      </w:pPr>
      <w:bookmarkStart w:id="39" w:name="_Toc220533519"/>
      <w:r w:rsidRPr="00AE6FCC">
        <w:rPr>
          <w:rFonts w:ascii="Times New Roman" w:hAnsi="Times New Roman" w:cs="Times New Roman"/>
          <w:b/>
          <w:bCs/>
          <w:color w:val="000000" w:themeColor="text1"/>
          <w:sz w:val="24"/>
          <w:szCs w:val="24"/>
        </w:rPr>
        <w:t>1.4 Scope of the Study</w:t>
      </w:r>
      <w:bookmarkEnd w:id="39"/>
    </w:p>
    <w:p w14:paraId="7016F49F" w14:textId="77777777"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This study focuses on the design and implementation of a Project and Research Management System at Moshi Co-operative University. The system will cover undergraduate final-year project proposals, project reports, and source codes for ICT students, as well as research proposals and reports for business-related programs.</w:t>
      </w:r>
    </w:p>
    <w:p w14:paraId="3BB35965" w14:textId="77777777"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The study will include processes ranging from initial proposal submission to final approval and digital archiving. Administrative functions will include user management, deadline configuration, reporting, and system monitoring. The system will be developed as a responsive web-based application accessible via computers, tablets, and smartphones. Implementation will initially be limited to the Main Campus of MoCU.</w:t>
      </w:r>
    </w:p>
    <w:p w14:paraId="6A79453D"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40" w:name="_Toc220533520"/>
      <w:r w:rsidRPr="00AE6FCC">
        <w:rPr>
          <w:rFonts w:ascii="Times New Roman" w:hAnsi="Times New Roman" w:cs="Times New Roman"/>
          <w:b/>
          <w:bCs/>
          <w:color w:val="000000" w:themeColor="text1"/>
          <w:sz w:val="24"/>
          <w:szCs w:val="24"/>
        </w:rPr>
        <w:t>1.5 Justification of the Study</w:t>
      </w:r>
      <w:bookmarkEnd w:id="40"/>
    </w:p>
    <w:p w14:paraId="4962354A" w14:textId="22457B7A"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The development of a Project and Research Management System at MoCU is justified by the increasing number of students and research activities, which have rendered manual systems inefficient and unsustainable. Digital research management systems have been shown to improve efficiency, transparency, and collaboration in higher learning institutions </w:t>
      </w:r>
      <w:r w:rsidR="00E250CD">
        <w:rPr>
          <w:rFonts w:ascii="Times New Roman" w:hAnsi="Times New Roman" w:cs="Times New Roman"/>
          <w:sz w:val="24"/>
          <w:szCs w:val="24"/>
        </w:rPr>
        <w:fldChar w:fldCharType="begin"/>
      </w:r>
      <w:r w:rsidR="00E250CD">
        <w:rPr>
          <w:rFonts w:ascii="Times New Roman" w:hAnsi="Times New Roman" w:cs="Times New Roman"/>
          <w:sz w:val="24"/>
          <w:szCs w:val="24"/>
        </w:rPr>
        <w:instrText xml:space="preserve"> ADDIN ZOTERO_ITEM CSL_CITATION {"citationID":"uSHMgE4T","properties":{"formattedCitation":"(Benavides et al., 2020)","plainCitation":"(Benavides et al., 2020)","noteIndex":0},"citationItems":[{"id":14,"uris":["http://zotero.org/users/local/XtIX7IBL/items/TTRC85AM"],"itemData":{"id":14,"type":"article-journal","abstract":"Higher education institutions (HEIs) have been permeated by the technological advancement that the Industrial Revolution 4.0 brings with it, and forces institutions to deal with a digital transformation in all dimensions. Applying the approaches of digital transformation to the HEI domain is an emerging field that has aroused interest during the recent past, as they allow us to describe the complex relationships between actors in a technologically supported education domain. The objective of this paper is to summarize the distinctive characteristics of the digital transformation (DT) implementation process that have taken place in HEIs. The Kitchenham protocol was conducted by authors to answer the research questions and selection criteria to retrieve the eligible papers. Nineteen papers (1980–2019) were identified in the literature as relevant and consequently analyzed in detail. The main findings show that it is indeed an emerging field, none of the found DT in HEI proposals have been developed in a holistic dimension. This situation calls for further research efforts on how HEIs can understand DT and face the current requirements that the fourth industrial revolution forced.","container-title":"Sensors","DOI":"10.3390/s20113291","ISSN":"1424-8220","issue":"11","journalAbbreviation":"Sensors","language":"en","page":"3291","source":"DOI.org (Crossref)","title":"Digital Transformation in Higher Education Institutions: A Systematic Literature Review","title-short":"Digital Transformation in Higher Education Institutions","volume":"20","author":[{"family":"Benavides","given":"Lina"},{"family":"Tamayo Arias","given":"Johnny"},{"family":"Arango Serna","given":"Martín"},{"family":"Branch Bedoya","given":"John"},{"family":"Burgos","given":"Daniel"}],"issued":{"date-parts":[["2020",6,9]]}}}],"schema":"https://github.com/citation-style-language/schema/raw/master/csl-citation.json"} </w:instrText>
      </w:r>
      <w:r w:rsidR="00E250CD">
        <w:rPr>
          <w:rFonts w:ascii="Times New Roman" w:hAnsi="Times New Roman" w:cs="Times New Roman"/>
          <w:sz w:val="24"/>
          <w:szCs w:val="24"/>
        </w:rPr>
        <w:fldChar w:fldCharType="separate"/>
      </w:r>
      <w:r w:rsidR="00E250CD" w:rsidRPr="00E250CD">
        <w:rPr>
          <w:rFonts w:ascii="Times New Roman" w:hAnsi="Times New Roman" w:cs="Times New Roman"/>
          <w:sz w:val="24"/>
        </w:rPr>
        <w:t>(Benavides et al., 2020)</w:t>
      </w:r>
      <w:r w:rsidR="00E250CD">
        <w:rPr>
          <w:rFonts w:ascii="Times New Roman" w:hAnsi="Times New Roman" w:cs="Times New Roman"/>
          <w:sz w:val="24"/>
          <w:szCs w:val="24"/>
        </w:rPr>
        <w:fldChar w:fldCharType="end"/>
      </w:r>
      <w:r w:rsidR="00E250CD">
        <w:rPr>
          <w:rFonts w:ascii="Times New Roman" w:hAnsi="Times New Roman" w:cs="Times New Roman"/>
          <w:sz w:val="24"/>
          <w:szCs w:val="24"/>
        </w:rPr>
        <w:t>.</w:t>
      </w:r>
    </w:p>
    <w:p w14:paraId="57A32296" w14:textId="6E2A89A0"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The PRMS will promote timely supervision, standardized documentation, and consistent research procedures, thereby enhancing research quality and credibility. Automation of routine administrative tasks will reduce workload for academic staff and allow them to focus on </w:t>
      </w:r>
      <w:r w:rsidRPr="00AE6FCC">
        <w:rPr>
          <w:rFonts w:ascii="Times New Roman" w:hAnsi="Times New Roman" w:cs="Times New Roman"/>
          <w:sz w:val="24"/>
          <w:szCs w:val="24"/>
        </w:rPr>
        <w:lastRenderedPageBreak/>
        <w:t>effective supervision. Additionally, the system will provide real-time data to support evidence-based planning, policy formulation, and institutional research visibility, in line with MoCU’s digital transformation strategy</w:t>
      </w:r>
      <w:r w:rsidR="00E250CD">
        <w:rPr>
          <w:rFonts w:ascii="Times New Roman" w:hAnsi="Times New Roman" w:cs="Times New Roman"/>
          <w:sz w:val="24"/>
          <w:szCs w:val="24"/>
        </w:rPr>
        <w:t xml:space="preserve"> </w:t>
      </w:r>
      <w:r w:rsidR="00E250CD">
        <w:rPr>
          <w:rFonts w:ascii="Times New Roman" w:hAnsi="Times New Roman" w:cs="Times New Roman"/>
          <w:sz w:val="24"/>
          <w:szCs w:val="24"/>
        </w:rPr>
        <w:fldChar w:fldCharType="begin"/>
      </w:r>
      <w:r w:rsidR="00E250CD">
        <w:rPr>
          <w:rFonts w:ascii="Times New Roman" w:hAnsi="Times New Roman" w:cs="Times New Roman"/>
          <w:sz w:val="24"/>
          <w:szCs w:val="24"/>
        </w:rPr>
        <w:instrText xml:space="preserve"> ADDIN ZOTERO_ITEM CSL_CITATION {"citationID":"BidSTC0e","properties":{"formattedCitation":"({\\i{}MOCU Prospectus 2026/2024 Pdf}, 2023)","plainCitation":"(MOCU Prospectus 2026/2024 Pdf, 2023)","noteIndex":0},"citationItems":[{"id":23,"uris":["http://zotero.org/users/local/XtIX7IBL/items/NLX3DGYA"],"itemData":{"id":23,"type":"webpage","title":"MOCU prospectus 2026/2024 pdf","URL":"https://aucfinder.com/mocu-prospectus-pdf-download/","accessed":{"date-parts":[["2026",1,29]]},"issued":{"date-parts":[["2023"]]}}}],"schema":"https://github.com/citation-style-language/schema/raw/master/csl-citation.json"} </w:instrText>
      </w:r>
      <w:r w:rsidR="00E250CD">
        <w:rPr>
          <w:rFonts w:ascii="Times New Roman" w:hAnsi="Times New Roman" w:cs="Times New Roman"/>
          <w:sz w:val="24"/>
          <w:szCs w:val="24"/>
        </w:rPr>
        <w:fldChar w:fldCharType="separate"/>
      </w:r>
      <w:r w:rsidR="00E250CD" w:rsidRPr="00E250CD">
        <w:rPr>
          <w:rFonts w:ascii="Times New Roman" w:hAnsi="Times New Roman" w:cs="Times New Roman"/>
          <w:kern w:val="0"/>
          <w:sz w:val="24"/>
        </w:rPr>
        <w:t>(</w:t>
      </w:r>
      <w:r w:rsidR="00E250CD" w:rsidRPr="00E250CD">
        <w:rPr>
          <w:rFonts w:ascii="Times New Roman" w:hAnsi="Times New Roman" w:cs="Times New Roman"/>
          <w:i/>
          <w:iCs/>
          <w:kern w:val="0"/>
          <w:sz w:val="24"/>
        </w:rPr>
        <w:t>MOCU Prospectus 2026/2024 Pdf</w:t>
      </w:r>
      <w:r w:rsidR="00E250CD" w:rsidRPr="00E250CD">
        <w:rPr>
          <w:rFonts w:ascii="Times New Roman" w:hAnsi="Times New Roman" w:cs="Times New Roman"/>
          <w:kern w:val="0"/>
          <w:sz w:val="24"/>
        </w:rPr>
        <w:t>, 2023)</w:t>
      </w:r>
      <w:r w:rsidR="00E250CD">
        <w:rPr>
          <w:rFonts w:ascii="Times New Roman" w:hAnsi="Times New Roman" w:cs="Times New Roman"/>
          <w:sz w:val="24"/>
          <w:szCs w:val="24"/>
        </w:rPr>
        <w:fldChar w:fldCharType="end"/>
      </w:r>
    </w:p>
    <w:p w14:paraId="2872B201"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41" w:name="_Toc220533521"/>
      <w:r w:rsidRPr="00AE6FCC">
        <w:rPr>
          <w:rFonts w:ascii="Times New Roman" w:hAnsi="Times New Roman" w:cs="Times New Roman"/>
          <w:b/>
          <w:bCs/>
          <w:color w:val="000000" w:themeColor="text1"/>
          <w:sz w:val="24"/>
          <w:szCs w:val="24"/>
        </w:rPr>
        <w:t>1.6 Significance of the Study</w:t>
      </w:r>
      <w:bookmarkEnd w:id="41"/>
    </w:p>
    <w:p w14:paraId="53239E37"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The PRMS will be significant to students by simplifying submission processes, improving access to supervisor feedback, and providing access to past research for learning purposes. Supervisors will benefit from easy access to supervision records, structured feedback tools, and real-time monitoring of student progress.</w:t>
      </w:r>
    </w:p>
    <w:p w14:paraId="18797342"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Departments and university management will benefit from comprehensive research archives, improved reporting capabilities, and the creation of an institutional research repository for future reference. Overall, the system will enhance research quality, learning outcomes, and administrative efficiency within the university.</w:t>
      </w:r>
    </w:p>
    <w:p w14:paraId="06476533"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42" w:name="_Toc220533522"/>
      <w:r w:rsidRPr="00AE6FCC">
        <w:rPr>
          <w:rFonts w:ascii="Times New Roman" w:hAnsi="Times New Roman" w:cs="Times New Roman"/>
          <w:b/>
          <w:bCs/>
          <w:color w:val="000000" w:themeColor="text1"/>
          <w:sz w:val="24"/>
          <w:szCs w:val="24"/>
        </w:rPr>
        <w:t>1.7 Project Outcomes</w:t>
      </w:r>
      <w:bookmarkEnd w:id="42"/>
    </w:p>
    <w:p w14:paraId="75E6941C" w14:textId="315F9727"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Upon completion, the project is expected to deliver a fully functional web-based Project and Research Management System that is secure, scalable, and user-friendly. The system will eliminate reliance on physical document storage, reduce time spent on manual processes by at least 60%, improve progress tracking, and minimize missed deadlines.</w:t>
      </w:r>
      <w:r w:rsidR="00585F27">
        <w:rPr>
          <w:rFonts w:ascii="Times New Roman" w:hAnsi="Times New Roman" w:cs="Times New Roman"/>
          <w:sz w:val="24"/>
          <w:szCs w:val="24"/>
        </w:rPr>
        <w:t xml:space="preserve"> </w:t>
      </w:r>
      <w:r w:rsidRPr="00AE6FCC">
        <w:rPr>
          <w:rFonts w:ascii="Times New Roman" w:hAnsi="Times New Roman" w:cs="Times New Roman"/>
          <w:sz w:val="24"/>
          <w:szCs w:val="24"/>
        </w:rPr>
        <w:t>Additional outcomes include a searchable digital archive of research outputs, improved stakeholder satisfaction, and enhanced institutional research management capacity.</w:t>
      </w:r>
    </w:p>
    <w:p w14:paraId="29CCE631" w14:textId="77777777" w:rsidR="00375EF4" w:rsidRPr="00AE6FCC" w:rsidRDefault="00375EF4" w:rsidP="00AE6FCC">
      <w:pPr>
        <w:pStyle w:val="Heading3"/>
        <w:rPr>
          <w:rFonts w:ascii="Times New Roman" w:hAnsi="Times New Roman" w:cs="Times New Roman"/>
          <w:b/>
          <w:bCs/>
          <w:color w:val="000000" w:themeColor="text1"/>
          <w:sz w:val="24"/>
          <w:szCs w:val="24"/>
        </w:rPr>
      </w:pPr>
      <w:bookmarkStart w:id="43" w:name="_Toc220533523"/>
      <w:r w:rsidRPr="00AE6FCC">
        <w:rPr>
          <w:rFonts w:ascii="Times New Roman" w:hAnsi="Times New Roman" w:cs="Times New Roman"/>
          <w:b/>
          <w:bCs/>
          <w:color w:val="000000" w:themeColor="text1"/>
          <w:sz w:val="24"/>
          <w:szCs w:val="24"/>
        </w:rPr>
        <w:t>1.7.1 Project Limitations</w:t>
      </w:r>
      <w:bookmarkEnd w:id="43"/>
    </w:p>
    <w:p w14:paraId="34A7AE8F" w14:textId="77777777" w:rsidR="00375EF4"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The effectiveness of the PRMS will depend on reliable internet connectivity across campus. The system will rely on responsive web design rather than native mobile applications. Pilot testing will be limited to one faculty, which may not capture requirements from all academic disciplines.</w:t>
      </w:r>
    </w:p>
    <w:p w14:paraId="1FE065BD" w14:textId="77777777" w:rsidR="00375EF4" w:rsidRPr="00AE6FCC" w:rsidRDefault="00375EF4" w:rsidP="00585F27">
      <w:pPr>
        <w:pStyle w:val="Heading2"/>
        <w:spacing w:after="0"/>
        <w:rPr>
          <w:rFonts w:ascii="Times New Roman" w:hAnsi="Times New Roman" w:cs="Times New Roman"/>
          <w:b/>
          <w:bCs/>
          <w:sz w:val="24"/>
          <w:szCs w:val="24"/>
        </w:rPr>
      </w:pPr>
      <w:bookmarkStart w:id="44" w:name="_Toc220533524"/>
      <w:r w:rsidRPr="00AE6FCC">
        <w:rPr>
          <w:rFonts w:ascii="Times New Roman" w:hAnsi="Times New Roman" w:cs="Times New Roman"/>
          <w:b/>
          <w:bCs/>
          <w:color w:val="000000" w:themeColor="text1"/>
          <w:sz w:val="24"/>
          <w:szCs w:val="24"/>
        </w:rPr>
        <w:t>1.8 Project Framework</w:t>
      </w:r>
      <w:bookmarkEnd w:id="44"/>
    </w:p>
    <w:p w14:paraId="2546B8BD" w14:textId="639D86FF" w:rsidR="007576BD" w:rsidRPr="00AE6FCC" w:rsidRDefault="00375EF4" w:rsidP="00585F27">
      <w:pPr>
        <w:spacing w:before="0" w:after="0"/>
        <w:rPr>
          <w:rFonts w:ascii="Times New Roman" w:hAnsi="Times New Roman" w:cs="Times New Roman"/>
          <w:sz w:val="24"/>
          <w:szCs w:val="24"/>
        </w:rPr>
      </w:pPr>
      <w:r w:rsidRPr="00AE6FCC">
        <w:rPr>
          <w:rFonts w:ascii="Times New Roman" w:hAnsi="Times New Roman" w:cs="Times New Roman"/>
          <w:sz w:val="24"/>
          <w:szCs w:val="24"/>
        </w:rPr>
        <w:t>The project will follow a structured framework consisting of planning, analysis, design, development, testing, deployment, and evaluation phases. This framework ensures systematic implementation while incorporating continuous feedback to improve system quality and usability.</w:t>
      </w:r>
    </w:p>
    <w:p w14:paraId="15CFD488" w14:textId="4658A3BD" w:rsidR="00375EF4" w:rsidRPr="00AE6FCC" w:rsidRDefault="00AE6FCC" w:rsidP="00AE6FCC">
      <w:pPr>
        <w:pStyle w:val="Heading1"/>
        <w:spacing w:before="0" w:after="0" w:line="360" w:lineRule="auto"/>
        <w:jc w:val="left"/>
        <w:rPr>
          <w:rFonts w:cs="Times New Roman"/>
          <w:szCs w:val="24"/>
        </w:rPr>
      </w:pPr>
      <w:bookmarkStart w:id="45" w:name="_Toc220533525"/>
      <w:r w:rsidRPr="00AE6FCC">
        <w:rPr>
          <w:rFonts w:cs="Times New Roman"/>
          <w:szCs w:val="24"/>
        </w:rPr>
        <w:lastRenderedPageBreak/>
        <w:t xml:space="preserve">2.0 </w:t>
      </w:r>
      <w:r w:rsidR="00375EF4" w:rsidRPr="00AE6FCC">
        <w:rPr>
          <w:rFonts w:cs="Times New Roman"/>
          <w:szCs w:val="24"/>
        </w:rPr>
        <w:t>LITERATURE REVIEW</w:t>
      </w:r>
      <w:bookmarkEnd w:id="45"/>
    </w:p>
    <w:p w14:paraId="61191D73" w14:textId="77777777" w:rsidR="00375EF4" w:rsidRPr="00AE6FCC" w:rsidRDefault="00375EF4" w:rsidP="00AE6FCC">
      <w:pPr>
        <w:pStyle w:val="Heading2"/>
        <w:spacing w:before="0" w:after="0"/>
        <w:rPr>
          <w:rFonts w:ascii="Times New Roman" w:hAnsi="Times New Roman" w:cs="Times New Roman"/>
          <w:b/>
          <w:bCs/>
          <w:sz w:val="24"/>
          <w:szCs w:val="24"/>
        </w:rPr>
      </w:pPr>
      <w:bookmarkStart w:id="46" w:name="_Toc220533526"/>
      <w:r w:rsidRPr="00AE6FCC">
        <w:rPr>
          <w:rFonts w:ascii="Times New Roman" w:hAnsi="Times New Roman" w:cs="Times New Roman"/>
          <w:b/>
          <w:bCs/>
          <w:color w:val="000000" w:themeColor="text1"/>
          <w:sz w:val="24"/>
          <w:szCs w:val="24"/>
        </w:rPr>
        <w:t>2.1 Research Management in Tanzanian Universities</w:t>
      </w:r>
      <w:bookmarkEnd w:id="46"/>
    </w:p>
    <w:p w14:paraId="1B8BBFE3" w14:textId="59070FDD"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Research management in Tanzanian higher education institutions has undergone </w:t>
      </w:r>
      <w:ins w:id="47" w:author="S K" w:date="2026-02-02T16:57:00Z" w16du:dateUtc="2026-02-02T13:57:00Z">
        <w:r w:rsidR="00987B3C">
          <w:rPr>
            <w:rFonts w:ascii="Times New Roman" w:hAnsi="Times New Roman" w:cs="Times New Roman"/>
            <w:sz w:val="24"/>
            <w:szCs w:val="24"/>
          </w:rPr>
          <w:t xml:space="preserve">a </w:t>
        </w:r>
      </w:ins>
      <w:r w:rsidRPr="00AE6FCC">
        <w:rPr>
          <w:rFonts w:ascii="Times New Roman" w:hAnsi="Times New Roman" w:cs="Times New Roman"/>
          <w:sz w:val="24"/>
          <w:szCs w:val="24"/>
        </w:rPr>
        <w:t>gradual transformation over the past two decades, driven by increasing research expectations, enrolment growth, and national development priorities. According to the Tanzania Commission for Universities (TCU) Annual Report (2022), university research output has grown steadily, with publications in indexed journals increasing by approximately 15 percent annually. Despite this growth, advancements in research management infrastructure have lagged</w:t>
      </w:r>
      <w:del w:id="48" w:author="S K" w:date="2026-02-02T16:57:00Z" w16du:dateUtc="2026-02-02T13:57:00Z">
        <w:r w:rsidRPr="00AE6FCC" w:rsidDel="00987B3C">
          <w:rPr>
            <w:rFonts w:ascii="Times New Roman" w:hAnsi="Times New Roman" w:cs="Times New Roman"/>
            <w:sz w:val="24"/>
            <w:szCs w:val="24"/>
          </w:rPr>
          <w:delText xml:space="preserve"> behind</w:delText>
        </w:r>
      </w:del>
      <w:r w:rsidRPr="00AE6FCC">
        <w:rPr>
          <w:rFonts w:ascii="Times New Roman" w:hAnsi="Times New Roman" w:cs="Times New Roman"/>
          <w:sz w:val="24"/>
          <w:szCs w:val="24"/>
        </w:rPr>
        <w:t>, particularly in public universities.</w:t>
      </w:r>
    </w:p>
    <w:p w14:paraId="5B4D2BA6" w14:textId="28234520"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A study by </w:t>
      </w:r>
      <w:r w:rsidR="00A92DD7">
        <w:rPr>
          <w:rFonts w:ascii="Times New Roman" w:hAnsi="Times New Roman" w:cs="Times New Roman"/>
          <w:sz w:val="24"/>
          <w:szCs w:val="24"/>
        </w:rPr>
        <w:fldChar w:fldCharType="begin"/>
      </w:r>
      <w:r w:rsidR="00A92DD7">
        <w:rPr>
          <w:rFonts w:ascii="Times New Roman" w:hAnsi="Times New Roman" w:cs="Times New Roman"/>
          <w:sz w:val="24"/>
          <w:szCs w:val="24"/>
        </w:rPr>
        <w:instrText xml:space="preserve"> ADDIN ZOTERO_ITEM CSL_CITATION {"citationID":"Xz7CAjzN","properties":{"formattedCitation":"(Eligi &amp; Mwantimwa, 2017)","plainCitation":"(Eligi &amp; Mwantimwa, 2017)","noteIndex":0},"citationItems":[{"id":18,"uris":["http://zotero.org/users/local/XtIX7IBL/items/Q4BSWPW5"],"itemData":{"id":18,"type":"article-journal","container-title":"International Journal of Education and Development using ICT","issue":"2","publisher":"Open Campus, The University of the West Indies, West Indies","source":"Google Scholar","title":"ICT accessibility and usability to support learning of visually-impaired students in Tanzania","URL":"https://www.learntechlib.org/p/180638/","volume":"13","author":[{"family":"Eligi","given":"Innosencia"},{"family":"Mwantimwa","given":"Kelefa"}],"accessed":{"date-parts":[["2026",1,28]]},"issued":{"date-parts":[["2017"]]}}}],"schema":"https://github.com/citation-style-language/schema/raw/master/csl-citation.json"} </w:instrText>
      </w:r>
      <w:r w:rsidR="00A92DD7">
        <w:rPr>
          <w:rFonts w:ascii="Times New Roman" w:hAnsi="Times New Roman" w:cs="Times New Roman"/>
          <w:sz w:val="24"/>
          <w:szCs w:val="24"/>
        </w:rPr>
        <w:fldChar w:fldCharType="separate"/>
      </w:r>
      <w:r w:rsidR="00A92DD7" w:rsidRPr="00A92DD7">
        <w:rPr>
          <w:rFonts w:ascii="Times New Roman" w:hAnsi="Times New Roman" w:cs="Times New Roman"/>
          <w:sz w:val="24"/>
        </w:rPr>
        <w:t>(Eligi &amp; Mwantimwa, 2017)</w:t>
      </w:r>
      <w:r w:rsidR="00A92DD7">
        <w:rPr>
          <w:rFonts w:ascii="Times New Roman" w:hAnsi="Times New Roman" w:cs="Times New Roman"/>
          <w:sz w:val="24"/>
          <w:szCs w:val="24"/>
        </w:rPr>
        <w:fldChar w:fldCharType="end"/>
      </w:r>
      <w:r w:rsidRPr="00AE6FCC">
        <w:rPr>
          <w:rFonts w:ascii="Times New Roman" w:hAnsi="Times New Roman" w:cs="Times New Roman"/>
          <w:sz w:val="24"/>
          <w:szCs w:val="24"/>
        </w:rPr>
        <w:t xml:space="preserve">, conducted across five Tanzanian universities, revealed that research management remains predominantly manual, with only about 30 </w:t>
      </w:r>
      <w:del w:id="49" w:author="S K" w:date="2026-02-02T16:57:00Z" w16du:dateUtc="2026-02-02T13:57:00Z">
        <w:r w:rsidRPr="00AE6FCC" w:rsidDel="00987B3C">
          <w:rPr>
            <w:rFonts w:ascii="Times New Roman" w:hAnsi="Times New Roman" w:cs="Times New Roman"/>
            <w:sz w:val="24"/>
            <w:szCs w:val="24"/>
          </w:rPr>
          <w:delText xml:space="preserve">percent </w:delText>
        </w:r>
      </w:del>
      <w:ins w:id="50" w:author="S K" w:date="2026-02-02T16:57:00Z" w16du:dateUtc="2026-02-02T13:57:00Z">
        <w:r w:rsidR="00987B3C">
          <w:rPr>
            <w:rFonts w:ascii="Times New Roman" w:hAnsi="Times New Roman" w:cs="Times New Roman"/>
            <w:sz w:val="24"/>
            <w:szCs w:val="24"/>
          </w:rPr>
          <w:t>per cent</w:t>
        </w:r>
        <w:r w:rsidR="00987B3C" w:rsidRPr="00AE6FCC">
          <w:rPr>
            <w:rFonts w:ascii="Times New Roman" w:hAnsi="Times New Roman" w:cs="Times New Roman"/>
            <w:sz w:val="24"/>
            <w:szCs w:val="24"/>
          </w:rPr>
          <w:t xml:space="preserve"> </w:t>
        </w:r>
      </w:ins>
      <w:r w:rsidRPr="00AE6FCC">
        <w:rPr>
          <w:rFonts w:ascii="Times New Roman" w:hAnsi="Times New Roman" w:cs="Times New Roman"/>
          <w:sz w:val="24"/>
          <w:szCs w:val="24"/>
        </w:rPr>
        <w:t>of institutions using partial digital systems. The study identified fragmented data storage, limited collaboration tools, and weak monitoring mechanisms as major challenges. At Moshi Co-operative University, research coordination involves multiple disconnected systems, including departmental spreadsheets for student projects, periodic faculty reports to the research office, and individually maintained publication records. Such fragmentation limits visibility, accountability, and institutional learning.</w:t>
      </w:r>
    </w:p>
    <w:p w14:paraId="3A906462" w14:textId="1E030715"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Existing literature emphasizes that effective research management systems should integrate project lifecycle management, document control, collaboration tools, and reporting functionalities </w:t>
      </w:r>
      <w:commentRangeStart w:id="51"/>
      <w:commentRangeStart w:id="52"/>
      <w:r w:rsidR="00A92DD7">
        <w:rPr>
          <w:rFonts w:ascii="Times New Roman" w:hAnsi="Times New Roman" w:cs="Times New Roman"/>
          <w:sz w:val="24"/>
          <w:szCs w:val="24"/>
        </w:rPr>
        <w:fldChar w:fldCharType="begin"/>
      </w:r>
      <w:r w:rsidR="00A92DD7">
        <w:rPr>
          <w:rFonts w:ascii="Times New Roman" w:hAnsi="Times New Roman" w:cs="Times New Roman"/>
          <w:sz w:val="24"/>
          <w:szCs w:val="24"/>
        </w:rPr>
        <w:instrText xml:space="preserve"> ADDIN ZOTERO_ITEM CSL_CITATION {"citationID":"q7smH9Sp","properties":{"formattedCitation":"(Creswell, n.d.)","plainCitation":"(Creswell, n.d.)","noteIndex":0},"citationItems":[{"id":10,"uris":["http://zotero.org/users/local/XtIX7IBL/items/HQG5R7UF"],"itemData":{"id":10,"type":"webpage","title":"Research Design: Qualitative, Quantitative, and Mixed Methods Approaches - John W. Creswell, J. David Creswell - Google Books","URL":"https://books.google.co.tz/books/about/Research_Design.html?id=Pr2VEAAAQBAJ&amp;redir_esc=y","author":[{"family":"Creswell","given":"John W"}],"accessed":{"date-parts":[["2026",1,28]]}}}],"schema":"https://github.com/citation-style-language/schema/raw/master/csl-citation.json"} </w:instrText>
      </w:r>
      <w:r w:rsidR="00A92DD7">
        <w:rPr>
          <w:rFonts w:ascii="Times New Roman" w:hAnsi="Times New Roman" w:cs="Times New Roman"/>
          <w:sz w:val="24"/>
          <w:szCs w:val="24"/>
        </w:rPr>
        <w:fldChar w:fldCharType="separate"/>
      </w:r>
      <w:r w:rsidR="00A92DD7" w:rsidRPr="00A92DD7">
        <w:rPr>
          <w:rFonts w:ascii="Times New Roman" w:hAnsi="Times New Roman" w:cs="Times New Roman"/>
          <w:sz w:val="24"/>
        </w:rPr>
        <w:t>(Creswell, n.d.)</w:t>
      </w:r>
      <w:r w:rsidR="00A92DD7">
        <w:rPr>
          <w:rFonts w:ascii="Times New Roman" w:hAnsi="Times New Roman" w:cs="Times New Roman"/>
          <w:sz w:val="24"/>
          <w:szCs w:val="24"/>
        </w:rPr>
        <w:fldChar w:fldCharType="end"/>
      </w:r>
      <w:commentRangeEnd w:id="51"/>
      <w:r w:rsidR="00987B3C" w:rsidRPr="00AE6FCC">
        <w:rPr>
          <w:rStyle w:val="CommentReference"/>
          <w:rFonts w:ascii="Times New Roman" w:hAnsi="Times New Roman" w:cs="Times New Roman"/>
          <w:sz w:val="24"/>
          <w:szCs w:val="24"/>
        </w:rPr>
        <w:commentReference w:id="51"/>
      </w:r>
      <w:commentRangeEnd w:id="52"/>
      <w:r w:rsidR="00987B3C" w:rsidRPr="00AE6FCC">
        <w:rPr>
          <w:rStyle w:val="CommentReference"/>
          <w:rFonts w:ascii="Times New Roman" w:hAnsi="Times New Roman" w:cs="Times New Roman"/>
          <w:sz w:val="24"/>
          <w:szCs w:val="24"/>
        </w:rPr>
        <w:commentReference w:id="52"/>
      </w:r>
      <w:r w:rsidRPr="00AE6FCC">
        <w:rPr>
          <w:rFonts w:ascii="Times New Roman" w:hAnsi="Times New Roman" w:cs="Times New Roman"/>
          <w:sz w:val="24"/>
          <w:szCs w:val="24"/>
        </w:rPr>
        <w:t xml:space="preserve">. In the Tanzanian context, additional constraints include intermittent internet connectivity, varying levels of digital literacy among users, and the need for multilingual system interfaces. </w:t>
      </w:r>
      <w:commentRangeStart w:id="53"/>
      <w:commentRangeStart w:id="54"/>
      <w:r w:rsidRPr="00AE6FCC">
        <w:rPr>
          <w:rFonts w:ascii="Times New Roman" w:hAnsi="Times New Roman" w:cs="Times New Roman"/>
          <w:sz w:val="24"/>
          <w:szCs w:val="24"/>
        </w:rPr>
        <w:t xml:space="preserve">Mwakyusa and Mwantimwa (2022) </w:t>
      </w:r>
      <w:commentRangeEnd w:id="53"/>
      <w:r w:rsidR="00987B3C" w:rsidRPr="00AE6FCC">
        <w:rPr>
          <w:rStyle w:val="CommentReference"/>
          <w:rFonts w:ascii="Times New Roman" w:hAnsi="Times New Roman" w:cs="Times New Roman"/>
          <w:sz w:val="24"/>
          <w:szCs w:val="24"/>
        </w:rPr>
        <w:commentReference w:id="53"/>
      </w:r>
      <w:commentRangeEnd w:id="54"/>
      <w:r w:rsidR="00987B3C" w:rsidRPr="00AE6FCC">
        <w:rPr>
          <w:rStyle w:val="CommentReference"/>
          <w:rFonts w:ascii="Times New Roman" w:hAnsi="Times New Roman" w:cs="Times New Roman"/>
          <w:sz w:val="24"/>
          <w:szCs w:val="24"/>
        </w:rPr>
        <w:commentReference w:id="54"/>
      </w:r>
      <w:r w:rsidRPr="00AE6FCC">
        <w:rPr>
          <w:rFonts w:ascii="Times New Roman" w:hAnsi="Times New Roman" w:cs="Times New Roman"/>
          <w:sz w:val="24"/>
          <w:szCs w:val="24"/>
        </w:rPr>
        <w:t>argue that successful adoption of digital research systems requires alignment with institutional culture, structured training programs, and phased implementation strategies.</w:t>
      </w:r>
    </w:p>
    <w:p w14:paraId="5067DEB7" w14:textId="2633C3B4"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Globally, universities are increasingly adopting comprehensive Research Information Management Systems (RIMS) that capture the entire research lifecycle. However,</w:t>
      </w:r>
      <w:r w:rsidR="00A92DD7">
        <w:rPr>
          <w:rFonts w:ascii="Times New Roman" w:hAnsi="Times New Roman" w:cs="Times New Roman"/>
          <w:sz w:val="24"/>
          <w:szCs w:val="24"/>
        </w:rPr>
        <w:t xml:space="preserve"> </w:t>
      </w:r>
      <w:r w:rsidR="00A92DD7">
        <w:rPr>
          <w:rFonts w:ascii="Times New Roman" w:hAnsi="Times New Roman" w:cs="Times New Roman"/>
          <w:sz w:val="24"/>
          <w:szCs w:val="24"/>
        </w:rPr>
        <w:fldChar w:fldCharType="begin"/>
      </w:r>
      <w:r w:rsidR="00A92DD7">
        <w:rPr>
          <w:rFonts w:ascii="Times New Roman" w:hAnsi="Times New Roman" w:cs="Times New Roman"/>
          <w:sz w:val="24"/>
          <w:szCs w:val="24"/>
        </w:rPr>
        <w:instrText xml:space="preserve"> ADDIN ZOTERO_ITEM CSL_CITATION {"citationID":"97yaYjJ2","properties":{"formattedCitation":"(Kotlarsky et al., 2023)","plainCitation":"(Kotlarsky et al., 2023)","noteIndex":0},"citationItems":[{"id":11,"uris":["http://zotero.org/users/local/XtIX7IBL/items/IU7B9739"],"itemData":{"id":11,"type":"article-journal","abstract":"In this editorial, we develop the concept of digital sustainability for the IS community. By systematically reviewing the Green IT and Green IS literatures, we show that the IS field has lagged behind current discourse in practice and therefore lacks the conceptualization of the relationships between digital technologies and sustainability. Digital sustainability is defined in this editorial as the development and deployment of digital resources and artifacts toward improving the environment, society, and economic welfare. We hope that this editorial motivates IS researchers to engage in digital sustainability as an emerging research area.","container-title":"Journal of the Association for Information Systems","DOI":"10.17705/1jais.00825","journalAbbreviation":"Journal of the Association for Information Systems","page":"936-952","source":"ResearchGate","title":"Digital Sustainability in Information Systems Research: Conceptual Foundations and Future Directions","title-short":"Digital Sustainability in Information Systems Research","volume":"24","author":[{"family":"Kotlarsky","given":"Julia"},{"family":"Oshri","given":"Ilan"},{"family":"Sekulic","given":"Nevena"}],"issued":{"date-parts":[["2023",7,8]]}}}],"schema":"https://github.com/citation-style-language/schema/raw/master/csl-citation.json"} </w:instrText>
      </w:r>
      <w:r w:rsidR="00A92DD7">
        <w:rPr>
          <w:rFonts w:ascii="Times New Roman" w:hAnsi="Times New Roman" w:cs="Times New Roman"/>
          <w:sz w:val="24"/>
          <w:szCs w:val="24"/>
        </w:rPr>
        <w:fldChar w:fldCharType="separate"/>
      </w:r>
      <w:r w:rsidR="00A92DD7" w:rsidRPr="00A92DD7">
        <w:rPr>
          <w:rFonts w:ascii="Times New Roman" w:hAnsi="Times New Roman" w:cs="Times New Roman"/>
          <w:sz w:val="24"/>
        </w:rPr>
        <w:t>(Kotlarsky et al., 2023)</w:t>
      </w:r>
      <w:r w:rsidR="00A92DD7">
        <w:rPr>
          <w:rFonts w:ascii="Times New Roman" w:hAnsi="Times New Roman" w:cs="Times New Roman"/>
          <w:sz w:val="24"/>
          <w:szCs w:val="24"/>
        </w:rPr>
        <w:fldChar w:fldCharType="end"/>
      </w:r>
      <w:r w:rsidRPr="00AE6FCC">
        <w:rPr>
          <w:rFonts w:ascii="Times New Roman" w:hAnsi="Times New Roman" w:cs="Times New Roman"/>
          <w:sz w:val="24"/>
          <w:szCs w:val="24"/>
        </w:rPr>
        <w:t xml:space="preserve"> note that African universities often face financial, technical, and human resource constraints, making incremental and context-specific systems more viable than large-scale enterprise solutions.</w:t>
      </w:r>
    </w:p>
    <w:p w14:paraId="3BD7E786"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55" w:name="_Toc220533527"/>
      <w:r w:rsidRPr="00AE6FCC">
        <w:rPr>
          <w:rFonts w:ascii="Times New Roman" w:hAnsi="Times New Roman" w:cs="Times New Roman"/>
          <w:b/>
          <w:bCs/>
          <w:color w:val="000000" w:themeColor="text1"/>
          <w:sz w:val="24"/>
          <w:szCs w:val="24"/>
        </w:rPr>
        <w:t>2.2 Challenges in Manual Project Management at MoCU</w:t>
      </w:r>
      <w:bookmarkEnd w:id="55"/>
    </w:p>
    <w:p w14:paraId="64D9DFBC"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An examination of existing practices at Moshi Co-operative University reveals several challenges consistent with broader trends in Tanzanian higher education, while also reflecting institution-specific realities.</w:t>
      </w:r>
    </w:p>
    <w:p w14:paraId="15692A42" w14:textId="497C6A9F"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lastRenderedPageBreak/>
        <w:t>Document management challenges remain prominent. Physical research documents are vulnerable to loss, damage, and misplacement. reported that nearly 20 percent of final-year project documents at MoCU require reconstruction or duplication due to handling losses. Although some documents are stored digitally, they are scattered across personal computers, email accounts, and removable storage devices, leading to version control problems and restricted accessibility.</w:t>
      </w:r>
    </w:p>
    <w:p w14:paraId="7E86DC39"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Communication breakdowns are another critical concern. The absence of structured communication platforms results in delayed and inconsistent feedback. Student interviews indicated that approximately 65 percent experienced feedback delays exceeding three weeks during peak academic periods. Supervisors reported difficulties in tracking multiple students across diverse communication channels such as emails, WhatsApp messages, and face-to-face meetings, which reduces supervision effectiveness.</w:t>
      </w:r>
    </w:p>
    <w:p w14:paraId="16BB6408"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Process inconsistencies across faculties further complicate project management. Different departments follow varying procedures for proposal approval, monitoring, and assessment. For example, the Faculty of Business requires three draft submissions before final approval, while the Science Faculty requires only two. Such variations create confusion for interdisciplinary students and complicate administrative oversight.</w:t>
      </w:r>
    </w:p>
    <w:p w14:paraId="2DF93AFC"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Monitoring and evaluation gaps persist due to the absence of centralized tracking mechanisms. Departmental heads reported spending an average of 15 hours per month compiling manual progress reports, often using outdated or incomplete data. This reactive approach limits early identification of at-risk projects and uneven supervisory workloads.</w:t>
      </w:r>
    </w:p>
    <w:p w14:paraId="4D58923D" w14:textId="02EB2F4E"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Knowledge preservation challenges also undermine institutional learning. Although completed student projects represent valuable academic resources, most are archived in physical libraries with limited indexing.</w:t>
      </w:r>
      <w:r w:rsidR="00A92DD7">
        <w:rPr>
          <w:rFonts w:ascii="Times New Roman" w:hAnsi="Times New Roman" w:cs="Times New Roman"/>
          <w:sz w:val="24"/>
          <w:szCs w:val="24"/>
        </w:rPr>
        <w:t xml:space="preserve"> </w:t>
      </w:r>
      <w:r w:rsidR="00A92DD7">
        <w:rPr>
          <w:rFonts w:ascii="Times New Roman" w:hAnsi="Times New Roman" w:cs="Times New Roman"/>
          <w:sz w:val="24"/>
          <w:szCs w:val="24"/>
        </w:rPr>
        <w:fldChar w:fldCharType="begin"/>
      </w:r>
      <w:r w:rsidR="00A92DD7">
        <w:rPr>
          <w:rFonts w:ascii="Times New Roman" w:hAnsi="Times New Roman" w:cs="Times New Roman"/>
          <w:sz w:val="24"/>
          <w:szCs w:val="24"/>
        </w:rPr>
        <w:instrText xml:space="preserve"> ADDIN ZOTERO_ITEM CSL_CITATION {"citationID":"XBNe0JJc","properties":{"formattedCitation":"(Mushi et al., 2020)","plainCitation":"(Mushi et al., 2020)","noteIndex":0},"citationItems":[{"id":19,"uris":["http://zotero.org/users/local/XtIX7IBL/items/IWY9KTC5"],"itemData":{"id":19,"type":"article-journal","container-title":"Data Science Journal","DOI":"10.5334/dsj-2020-001","ISSN":"1683-1470","language":"en","license":"http://creativecommons.org/licenses/by/4.0","page":"1","source":"DOI.org (Crossref)","title":"Identifying and Implementing Relevant Research Data Management Services for the Library at the University of Dodoma, Tanzania","volume":"19","author":[{"family":"Mushi","given":"Gilbert Exaud"},{"family":"Pienaar","given":"Heila"},{"family":"Van Deventer","given":"Martie"}],"issued":{"date-parts":[["2020",1,3]]}}}],"schema":"https://github.com/citation-style-language/schema/raw/master/csl-citation.json"} </w:instrText>
      </w:r>
      <w:r w:rsidR="00A92DD7">
        <w:rPr>
          <w:rFonts w:ascii="Times New Roman" w:hAnsi="Times New Roman" w:cs="Times New Roman"/>
          <w:sz w:val="24"/>
          <w:szCs w:val="24"/>
        </w:rPr>
        <w:fldChar w:fldCharType="separate"/>
      </w:r>
      <w:r w:rsidR="00A92DD7" w:rsidRPr="00A92DD7">
        <w:rPr>
          <w:rFonts w:ascii="Times New Roman" w:hAnsi="Times New Roman" w:cs="Times New Roman"/>
          <w:sz w:val="24"/>
        </w:rPr>
        <w:t>(Mushi et al., 2020)</w:t>
      </w:r>
      <w:r w:rsidR="00A92DD7">
        <w:rPr>
          <w:rFonts w:ascii="Times New Roman" w:hAnsi="Times New Roman" w:cs="Times New Roman"/>
          <w:sz w:val="24"/>
          <w:szCs w:val="24"/>
        </w:rPr>
        <w:fldChar w:fldCharType="end"/>
      </w:r>
      <w:r w:rsidRPr="00AE6FCC">
        <w:rPr>
          <w:rFonts w:ascii="Times New Roman" w:hAnsi="Times New Roman" w:cs="Times New Roman"/>
          <w:sz w:val="24"/>
          <w:szCs w:val="24"/>
        </w:rPr>
        <w:t xml:space="preserve"> found that only 40 percent of previous projects at MoCU are accessible to current students, with accessibility declining further for older projects. Collectively, these challenges negatively affect research quality, student satisfaction, and MoCU’s ability to demonstrate research impact to accreditation bodies and funding agencies.</w:t>
      </w:r>
    </w:p>
    <w:p w14:paraId="59EF0CF1"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56" w:name="_Toc220533528"/>
      <w:r w:rsidRPr="00AE6FCC">
        <w:rPr>
          <w:rFonts w:ascii="Times New Roman" w:hAnsi="Times New Roman" w:cs="Times New Roman"/>
          <w:b/>
          <w:bCs/>
          <w:color w:val="000000" w:themeColor="text1"/>
          <w:sz w:val="24"/>
          <w:szCs w:val="24"/>
        </w:rPr>
        <w:t>2.3 Existing Research Management Systems</w:t>
      </w:r>
      <w:bookmarkEnd w:id="56"/>
    </w:p>
    <w:p w14:paraId="42D07123"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Globally, research management systems vary in scope, complexity, and cost, and can be categorized into commercial enterprise systems, open-source platforms, and locally developed solutions.</w:t>
      </w:r>
    </w:p>
    <w:p w14:paraId="519121A8"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Commercial enterprise systems, such as Pure and Symplectic Elements, are widely used in research-intensive universities. Pure provides comprehensive modules for grant management, </w:t>
      </w:r>
      <w:r w:rsidRPr="00AE6FCC">
        <w:rPr>
          <w:rFonts w:ascii="Times New Roman" w:hAnsi="Times New Roman" w:cs="Times New Roman"/>
          <w:sz w:val="24"/>
          <w:szCs w:val="24"/>
        </w:rPr>
        <w:lastRenderedPageBreak/>
        <w:t>publications, researcher profiling, and analytics. However, its high licensing and maintenance costs often exceeding USD 100,000 annually make it unaffordable for most Tanzanian universities. Symplectic Elements offers automated publication harvesting and integration with bibliographic databases but requires advanced technical infrastructure and skilled personnel.</w:t>
      </w:r>
    </w:p>
    <w:p w14:paraId="47C510FC" w14:textId="1382837A"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Open-source solutions provide cost-effective alternatives. D</w:t>
      </w:r>
      <w:r w:rsidR="00A92DD7">
        <w:rPr>
          <w:rFonts w:ascii="Times New Roman" w:hAnsi="Times New Roman" w:cs="Times New Roman"/>
          <w:sz w:val="24"/>
          <w:szCs w:val="24"/>
        </w:rPr>
        <w:t xml:space="preserve"> </w:t>
      </w:r>
      <w:r w:rsidRPr="00AE6FCC">
        <w:rPr>
          <w:rFonts w:ascii="Times New Roman" w:hAnsi="Times New Roman" w:cs="Times New Roman"/>
          <w:sz w:val="24"/>
          <w:szCs w:val="24"/>
        </w:rPr>
        <w:t>Space, originally developed for institutional repositories, has been adapted by some universities for research management. However, it requires extensive customization to support full research workflows. Open Journal Systems (OJS), while effective for journal management, lacks robust project tracking functionalities. VIVO focuses on researcher profiling and expertise discovery but does not support comprehensive project lifecycle management.</w:t>
      </w:r>
    </w:p>
    <w:p w14:paraId="6E295D0D"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Locally developed systems in African universities demonstrate better contextual alignment. The University of Nairobi’s Research Management System supports proposal submission, ethical review, and project monitoring, with success attributed to close alignment with local academic processes. Makerere University’s Electronic Research Administration (eRA) integrates grant management and research outputs but faces sustainability challenges due to high maintenance costs. The University of Dar es Salaam Research Database focuses primarily on publication tracking rather than holistic project management.</w:t>
      </w:r>
    </w:p>
    <w:p w14:paraId="43E39CD4"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Comparative analysis indicates that while international systems offer extensive features, they often lack affordability and contextual relevance. Local systems address contextual needs but vary in scalability and long-term sustainability. This gap highlights the need for a tailored solution for MoCU that balances functionality, cost, and contextual appropriateness.</w:t>
      </w:r>
    </w:p>
    <w:p w14:paraId="0E045A71" w14:textId="77777777" w:rsidR="00375EF4" w:rsidRPr="00AE6FCC" w:rsidRDefault="00375EF4" w:rsidP="00AE6FCC">
      <w:pPr>
        <w:pStyle w:val="Heading2"/>
        <w:rPr>
          <w:rFonts w:ascii="Times New Roman" w:hAnsi="Times New Roman" w:cs="Times New Roman"/>
          <w:b/>
          <w:bCs/>
          <w:color w:val="000000" w:themeColor="text1"/>
          <w:sz w:val="24"/>
          <w:szCs w:val="24"/>
        </w:rPr>
      </w:pPr>
      <w:bookmarkStart w:id="57" w:name="_Toc220533529"/>
      <w:r w:rsidRPr="00AE6FCC">
        <w:rPr>
          <w:rFonts w:ascii="Times New Roman" w:hAnsi="Times New Roman" w:cs="Times New Roman"/>
          <w:b/>
          <w:bCs/>
          <w:color w:val="000000" w:themeColor="text1"/>
          <w:sz w:val="24"/>
          <w:szCs w:val="24"/>
        </w:rPr>
        <w:t>2.4 Weaknesses of Current Systems</w:t>
      </w:r>
      <w:bookmarkEnd w:id="57"/>
    </w:p>
    <w:p w14:paraId="580E6A54"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Evaluation of existing research management systems reveals several weaknesses relevant to MoCU:</w:t>
      </w:r>
    </w:p>
    <w:p w14:paraId="3C120B15"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First, over-engineering for local needs characterizes many international systems, which include advanced modules for patent management and commercialization that exceed MoCU’s current requirements. Such complexity increases costs and training demands without proportional benefits.</w:t>
      </w:r>
    </w:p>
    <w:p w14:paraId="1B3FF40E"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Second, limited offline functionality undermines system reliability in environments with unstable internet connectivity. Power outages and bandwidth limitations common in Tanzanian universities can render web-based systems inaccessible during critical academic periods.</w:t>
      </w:r>
    </w:p>
    <w:p w14:paraId="7F82853D"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Third, poor integration with local academic processes reduces system effectiveness. International systems are often designed around workflows common in Global North </w:t>
      </w:r>
      <w:r w:rsidRPr="00AE6FCC">
        <w:rPr>
          <w:rFonts w:ascii="Times New Roman" w:hAnsi="Times New Roman" w:cs="Times New Roman"/>
          <w:sz w:val="24"/>
          <w:szCs w:val="24"/>
        </w:rPr>
        <w:lastRenderedPageBreak/>
        <w:t>institutions, which differ significantly from Tanzanian supervision models, ethical review processes, and assessment practices.</w:t>
      </w:r>
    </w:p>
    <w:p w14:paraId="4D3E724A"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Fourth, limited multilingual support, particularly the absence of Swahili interfaces, restricts accessibility for undergraduate students and some staff. Language barriers reduce system adoption and effective use.</w:t>
      </w:r>
    </w:p>
    <w:p w14:paraId="6FB367E8" w14:textId="668C0E81"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 xml:space="preserve">Fifth, high total cost of ownership remains a persistent challenge. Beyond initial development or licensing costs, ongoing maintenance, upgrades, and technical support strain institutional budgets, often leading to system abandonment </w:t>
      </w:r>
      <w:r w:rsidR="00A92DD7">
        <w:rPr>
          <w:rFonts w:ascii="Times New Roman" w:hAnsi="Times New Roman" w:cs="Times New Roman"/>
          <w:sz w:val="24"/>
          <w:szCs w:val="24"/>
        </w:rPr>
        <w:fldChar w:fldCharType="begin"/>
      </w:r>
      <w:r w:rsidR="005C1F4C">
        <w:rPr>
          <w:rFonts w:ascii="Times New Roman" w:hAnsi="Times New Roman" w:cs="Times New Roman"/>
          <w:sz w:val="24"/>
          <w:szCs w:val="24"/>
        </w:rPr>
        <w:instrText xml:space="preserve"> ADDIN ZOTERO_ITEM CSL_CITATION {"citationID":"tie2lVGH","properties":{"formattedCitation":"(Ramalingam, 2016)","plainCitation":"(Ramalingam, 2016)","noteIndex":0},"citationItems":[{"id":2,"uris":["http://zotero.org/users/local/XtIX7IBL/items/VKWZQG4K"],"itemData":{"id":2,"type":"article-journal","language":"en","source":"Zotero","title":"Research Paper on Content Management Systems (CMS): Problems in the Traditional Model and Advantages of CMS in Managing Corporate Websites","author":[{"family":"Ramalingam","given":"Elanchezhian"}],"issued":{"date-parts":[["2016"]]}}}],"schema":"https://github.com/citation-style-language/schema/raw/master/csl-citation.json"} </w:instrText>
      </w:r>
      <w:r w:rsidR="00A92DD7">
        <w:rPr>
          <w:rFonts w:ascii="Times New Roman" w:hAnsi="Times New Roman" w:cs="Times New Roman"/>
          <w:sz w:val="24"/>
          <w:szCs w:val="24"/>
        </w:rPr>
        <w:fldChar w:fldCharType="separate"/>
      </w:r>
      <w:r w:rsidR="005C1F4C" w:rsidRPr="005C1F4C">
        <w:rPr>
          <w:rFonts w:ascii="Times New Roman" w:hAnsi="Times New Roman" w:cs="Times New Roman"/>
          <w:sz w:val="24"/>
        </w:rPr>
        <w:t>(Ramalingam, 2016)</w:t>
      </w:r>
      <w:r w:rsidR="00A92DD7">
        <w:rPr>
          <w:rFonts w:ascii="Times New Roman" w:hAnsi="Times New Roman" w:cs="Times New Roman"/>
          <w:sz w:val="24"/>
          <w:szCs w:val="24"/>
        </w:rPr>
        <w:fldChar w:fldCharType="end"/>
      </w:r>
      <w:r w:rsidR="00A92DD7">
        <w:rPr>
          <w:rFonts w:ascii="Times New Roman" w:hAnsi="Times New Roman" w:cs="Times New Roman"/>
          <w:sz w:val="24"/>
          <w:szCs w:val="24"/>
        </w:rPr>
        <w:t>.</w:t>
      </w:r>
    </w:p>
    <w:p w14:paraId="50A6261E"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Sixth, insufficient training and change management contribute to resistance among academic staff accustomed to manual systems. Many implementations focus on technical deployment while neglecting user engagement and continuous support.</w:t>
      </w:r>
    </w:p>
    <w:p w14:paraId="11112A0A"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Finally, scalability and data migration challenges hinder long-term sustainability. Systems developed for pilot projects often struggle to scale institution-wide, while inconsistent historical data complicates migration and limits analytical value.</w:t>
      </w:r>
    </w:p>
    <w:p w14:paraId="5A866CA4" w14:textId="77777777" w:rsidR="00375EF4" w:rsidRPr="00AE6FCC" w:rsidRDefault="00375EF4" w:rsidP="00AE6FCC">
      <w:pPr>
        <w:spacing w:before="0" w:after="0"/>
        <w:rPr>
          <w:rFonts w:ascii="Times New Roman" w:hAnsi="Times New Roman" w:cs="Times New Roman"/>
          <w:sz w:val="24"/>
          <w:szCs w:val="24"/>
        </w:rPr>
      </w:pPr>
      <w:r w:rsidRPr="00AE6FCC">
        <w:rPr>
          <w:rFonts w:ascii="Times New Roman" w:hAnsi="Times New Roman" w:cs="Times New Roman"/>
          <w:sz w:val="24"/>
          <w:szCs w:val="24"/>
        </w:rPr>
        <w:t>For MoCU, these weaknesses underscore the importance of a context-responsive Project and Research Management System that balances simplicity and functionality, aligns with institutional workflows, accommodates infrastructure constraints, and incorporates comprehensive training and change management strategies.</w:t>
      </w:r>
    </w:p>
    <w:p w14:paraId="187570FF" w14:textId="77777777" w:rsidR="007576BD" w:rsidRDefault="007576BD" w:rsidP="00AE6FCC">
      <w:pPr>
        <w:spacing w:after="0"/>
        <w:rPr>
          <w:rFonts w:ascii="Times New Roman" w:hAnsi="Times New Roman" w:cs="Times New Roman"/>
          <w:b/>
          <w:bCs/>
          <w:sz w:val="24"/>
          <w:szCs w:val="24"/>
        </w:rPr>
      </w:pPr>
    </w:p>
    <w:p w14:paraId="78612D7A" w14:textId="77777777" w:rsidR="00585F27" w:rsidRPr="00AE6FCC" w:rsidRDefault="00585F27" w:rsidP="00AE6FCC">
      <w:pPr>
        <w:spacing w:after="0"/>
        <w:rPr>
          <w:rFonts w:ascii="Times New Roman" w:hAnsi="Times New Roman" w:cs="Times New Roman"/>
          <w:b/>
          <w:bCs/>
          <w:sz w:val="24"/>
          <w:szCs w:val="24"/>
        </w:rPr>
      </w:pPr>
    </w:p>
    <w:p w14:paraId="5267935D" w14:textId="77777777" w:rsidR="00375EF4" w:rsidRDefault="00375EF4" w:rsidP="00AE6FCC">
      <w:pPr>
        <w:spacing w:after="0"/>
        <w:rPr>
          <w:rFonts w:ascii="Times New Roman" w:hAnsi="Times New Roman" w:cs="Times New Roman"/>
          <w:b/>
          <w:bCs/>
          <w:sz w:val="24"/>
          <w:szCs w:val="24"/>
        </w:rPr>
      </w:pPr>
    </w:p>
    <w:p w14:paraId="60256447" w14:textId="77777777" w:rsidR="00585F27" w:rsidRDefault="00585F27" w:rsidP="00AE6FCC">
      <w:pPr>
        <w:spacing w:after="0"/>
        <w:rPr>
          <w:rFonts w:ascii="Times New Roman" w:hAnsi="Times New Roman" w:cs="Times New Roman"/>
          <w:b/>
          <w:bCs/>
          <w:sz w:val="24"/>
          <w:szCs w:val="24"/>
        </w:rPr>
      </w:pPr>
    </w:p>
    <w:p w14:paraId="2A0EA5DA" w14:textId="77777777" w:rsidR="00585F27" w:rsidRDefault="00585F27" w:rsidP="00AE6FCC">
      <w:pPr>
        <w:spacing w:after="0"/>
        <w:rPr>
          <w:rFonts w:ascii="Times New Roman" w:hAnsi="Times New Roman" w:cs="Times New Roman"/>
          <w:b/>
          <w:bCs/>
          <w:sz w:val="24"/>
          <w:szCs w:val="24"/>
        </w:rPr>
      </w:pPr>
    </w:p>
    <w:p w14:paraId="39D12CFD" w14:textId="77777777" w:rsidR="00585F27" w:rsidRDefault="00585F27" w:rsidP="00AE6FCC">
      <w:pPr>
        <w:spacing w:after="0"/>
        <w:rPr>
          <w:rFonts w:ascii="Times New Roman" w:hAnsi="Times New Roman" w:cs="Times New Roman"/>
          <w:b/>
          <w:bCs/>
          <w:sz w:val="24"/>
          <w:szCs w:val="24"/>
        </w:rPr>
      </w:pPr>
    </w:p>
    <w:p w14:paraId="11EADE4F" w14:textId="77777777" w:rsidR="00585F27" w:rsidRDefault="00585F27" w:rsidP="00AE6FCC">
      <w:pPr>
        <w:spacing w:after="0"/>
        <w:rPr>
          <w:rFonts w:ascii="Times New Roman" w:hAnsi="Times New Roman" w:cs="Times New Roman"/>
          <w:b/>
          <w:bCs/>
          <w:sz w:val="24"/>
          <w:szCs w:val="24"/>
        </w:rPr>
      </w:pPr>
    </w:p>
    <w:p w14:paraId="50E458AE" w14:textId="77777777" w:rsidR="00585F27" w:rsidRDefault="00585F27" w:rsidP="00AE6FCC">
      <w:pPr>
        <w:spacing w:after="0"/>
        <w:rPr>
          <w:rFonts w:ascii="Times New Roman" w:hAnsi="Times New Roman" w:cs="Times New Roman"/>
          <w:b/>
          <w:bCs/>
          <w:sz w:val="24"/>
          <w:szCs w:val="24"/>
        </w:rPr>
      </w:pPr>
    </w:p>
    <w:p w14:paraId="49E472F1" w14:textId="77777777" w:rsidR="00585F27" w:rsidRPr="00AE6FCC" w:rsidRDefault="00585F27" w:rsidP="00AE6FCC">
      <w:pPr>
        <w:spacing w:after="0"/>
        <w:rPr>
          <w:rFonts w:ascii="Times New Roman" w:hAnsi="Times New Roman" w:cs="Times New Roman"/>
          <w:b/>
          <w:bCs/>
          <w:sz w:val="24"/>
          <w:szCs w:val="24"/>
        </w:rPr>
      </w:pPr>
    </w:p>
    <w:p w14:paraId="604F14A5" w14:textId="77777777" w:rsidR="005C1F4C" w:rsidRDefault="005C1F4C" w:rsidP="005C1F4C">
      <w:pPr>
        <w:pStyle w:val="Bibliography"/>
        <w:spacing w:before="0" w:line="360" w:lineRule="auto"/>
        <w:rPr>
          <w:szCs w:val="24"/>
        </w:rPr>
      </w:pPr>
      <w:bookmarkStart w:id="58" w:name="_Toc220533530"/>
    </w:p>
    <w:p w14:paraId="7B327AA6" w14:textId="471D096B"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lastRenderedPageBreak/>
        <w:t>REFERENCES</w:t>
      </w:r>
    </w:p>
    <w:p w14:paraId="24037DB1" w14:textId="54D7F081"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fldChar w:fldCharType="begin"/>
      </w:r>
      <w:r w:rsidRPr="005C1F4C">
        <w:rPr>
          <w:rFonts w:ascii="Times New Roman" w:hAnsi="Times New Roman" w:cs="Times New Roman"/>
          <w:sz w:val="24"/>
          <w:szCs w:val="24"/>
        </w:rPr>
        <w:instrText xml:space="preserve"> ADDIN ZOTERO_BIBL {"uncited":[],"omitted":[],"custom":[]} CSL_BIBLIOGRAPHY </w:instrText>
      </w:r>
      <w:r w:rsidRPr="005C1F4C">
        <w:rPr>
          <w:rFonts w:ascii="Times New Roman" w:hAnsi="Times New Roman" w:cs="Times New Roman"/>
          <w:sz w:val="24"/>
          <w:szCs w:val="24"/>
        </w:rPr>
        <w:fldChar w:fldCharType="separate"/>
      </w:r>
      <w:r w:rsidRPr="005C1F4C">
        <w:rPr>
          <w:rFonts w:ascii="Times New Roman" w:hAnsi="Times New Roman" w:cs="Times New Roman"/>
          <w:sz w:val="24"/>
          <w:szCs w:val="24"/>
        </w:rPr>
        <w:t>Benavides, L., Tamayo Arias, J., Arango Serna, M., Branch Bedoya, J., &amp; Burgos, D. (2020). Digital Transformation in Higher Education Institutions: A Systematic Literature Review. Sensors, 20(11), 3291. https://doi.org/10.3390/s20113291</w:t>
      </w:r>
    </w:p>
    <w:p w14:paraId="34F9B6A2"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Bogers, M., Chesbrough, H., &amp; Moedas, C. (2018). Open Innovation: Research, Practices, and Policies. California Management Review, 60(2), 5–16. https://doi.org/10.1177/0008125617745086</w:t>
      </w:r>
    </w:p>
    <w:p w14:paraId="6AE03BB1"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Creswell, J. W. (n.d.). Research Design: Qualitative, Quantitative, and Mixed Methods Approaches—John W. Creswell, J. David Creswell—Google Books. Retrieved January 28, 2026, from https://books.google.co.tz/books/about/Research_Design.html?id=Pr2VEAAAQBAJ&amp;redir_esc=y</w:t>
      </w:r>
    </w:p>
    <w:p w14:paraId="375EE326"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Eligi, I., &amp; Mwantimwa, K. (2017). ICT accessibility and usability to support learning of visually-impaired students in Tanzania. International Journal of Education and Development Using ICT, 13(2). https://www.learntechlib.org/p/180638/</w:t>
      </w:r>
    </w:p>
    <w:p w14:paraId="4E3CE75F"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4E5517">
        <w:rPr>
          <w:rFonts w:ascii="Times New Roman" w:hAnsi="Times New Roman" w:cs="Times New Roman"/>
          <w:sz w:val="24"/>
          <w:szCs w:val="24"/>
          <w:lang w:val="pl-PL"/>
          <w:rPrChange w:id="59" w:author="S K" w:date="2026-02-02T16:46:00Z" w16du:dateUtc="2026-02-02T13:46:00Z">
            <w:rPr>
              <w:rFonts w:ascii="Times New Roman" w:hAnsi="Times New Roman" w:cs="Times New Roman"/>
              <w:sz w:val="24"/>
              <w:szCs w:val="24"/>
            </w:rPr>
          </w:rPrChange>
        </w:rPr>
        <w:t xml:space="preserve">Kotlarsky, J., Oshri, I., &amp; Sekulic, N. (2023). </w:t>
      </w:r>
      <w:r w:rsidRPr="005C1F4C">
        <w:rPr>
          <w:rFonts w:ascii="Times New Roman" w:hAnsi="Times New Roman" w:cs="Times New Roman"/>
          <w:sz w:val="24"/>
          <w:szCs w:val="24"/>
        </w:rPr>
        <w:t>Digital Sustainability in Information Systems Research: Conceptual Foundations and Future Directions. Journal of the Association for Information Systems, 24, 936–952. https://doi.org/10.17705/1jais.00825</w:t>
      </w:r>
    </w:p>
    <w:p w14:paraId="1184F4B1"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MOCU prospectus 2026/2024 pdf. (2023). https://aucfinder.com/mocu-prospectus-pdf-download/</w:t>
      </w:r>
    </w:p>
    <w:p w14:paraId="34ABE139"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Mushi, G. E., Pienaar, H., &amp; Van Deventer, M. (2020). Identifying and Implementing Relevant Research Data Management Services for the Library at the University of Dodoma, Tanzania. Data Science Journal, 19, 1. https://doi.org/10.5334/dsj-2020-001</w:t>
      </w:r>
    </w:p>
    <w:p w14:paraId="40EC2704"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Ramalingam, E. (2016). Research Paper on Content Management Systems (CMS): Problems in the Traditional Model and Advantages of CMS in Managing Corporate Websites.</w:t>
      </w:r>
    </w:p>
    <w:p w14:paraId="3EA1A017"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t>Robertsone, G. (2022). (PDF) Digital Transformation in Higher Education: Drivers, Success Factors, Benefits and Challenges. https://www.researchgate.net/publication/366158308_DIGITAL_TRANSFORMATION_IN_HIGHER_EDUCATION_DRIVERS_SUCCESS_FACTORS_BENEFITS_AND_CHALLENGES</w:t>
      </w:r>
    </w:p>
    <w:p w14:paraId="598771D0" w14:textId="77777777" w:rsidR="005C1F4C" w:rsidRPr="005C1F4C" w:rsidRDefault="005C1F4C" w:rsidP="005C1F4C">
      <w:pPr>
        <w:pStyle w:val="Bibliography"/>
        <w:spacing w:before="120" w:line="360" w:lineRule="auto"/>
        <w:rPr>
          <w:rFonts w:ascii="Times New Roman" w:hAnsi="Times New Roman" w:cs="Times New Roman"/>
          <w:sz w:val="24"/>
          <w:szCs w:val="24"/>
        </w:rPr>
      </w:pPr>
      <w:r w:rsidRPr="005C1F4C">
        <w:rPr>
          <w:rFonts w:ascii="Times New Roman" w:hAnsi="Times New Roman" w:cs="Times New Roman"/>
          <w:sz w:val="24"/>
          <w:szCs w:val="24"/>
        </w:rPr>
        <w:lastRenderedPageBreak/>
        <w:t>Tay, H. L., &amp; Low, S. W. K. (2017). Digitalization of learning resources in a HEI – a lean management perspective. International Journal of Productivity and Performance Management, 66(5), 680–694. https://doi.org/10.1108/IJPPM-09-2016-0193</w:t>
      </w:r>
    </w:p>
    <w:p w14:paraId="2A37B3BE" w14:textId="1F3E0C2D" w:rsidR="00375EF4" w:rsidRPr="0067517D" w:rsidRDefault="005C1F4C" w:rsidP="005C1F4C">
      <w:pPr>
        <w:pStyle w:val="Heading1"/>
        <w:spacing w:before="120" w:after="0" w:line="360" w:lineRule="auto"/>
        <w:rPr>
          <w:rFonts w:cs="Times New Roman"/>
        </w:rPr>
      </w:pPr>
      <w:r w:rsidRPr="005C1F4C">
        <w:rPr>
          <w:rFonts w:cs="Times New Roman"/>
          <w:szCs w:val="24"/>
        </w:rPr>
        <w:fldChar w:fldCharType="end"/>
      </w:r>
      <w:bookmarkEnd w:id="58"/>
    </w:p>
    <w:p w14:paraId="4B1FF548" w14:textId="4667D47B" w:rsidR="007F72B6" w:rsidRPr="00366B89" w:rsidRDefault="00987B3C" w:rsidP="00585F27">
      <w:pPr>
        <w:pStyle w:val="Heading1"/>
        <w:spacing w:before="0" w:after="0" w:line="360" w:lineRule="auto"/>
        <w:rPr>
          <w:rFonts w:cs="Times New Roman"/>
          <w:szCs w:val="24"/>
        </w:rPr>
      </w:pPr>
      <w:ins w:id="60" w:author="S K" w:date="2026-02-02T17:00:00Z" w16du:dateUtc="2026-02-02T14:00:00Z">
        <w:r>
          <w:rPr>
            <w:rFonts w:cs="Times New Roman"/>
            <w:szCs w:val="24"/>
          </w:rPr>
          <w:t>MAKE CORRECTION AND RESEND THE WORK BEFORE FURTHER PROCEEDING FOCUS ON SPECIFIC OBJECTIVES AND OTHER MINOR ISSUES</w:t>
        </w:r>
      </w:ins>
    </w:p>
    <w:sectPr w:rsidR="007F72B6" w:rsidRPr="00366B89" w:rsidSect="00416AD2">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 K" w:date="2026-02-02T16:47:00Z" w:initials="SK">
    <w:p w14:paraId="1E993E27" w14:textId="2EB13266" w:rsidR="000C7047" w:rsidRDefault="000C7047">
      <w:pPr>
        <w:pStyle w:val="CommentText"/>
      </w:pPr>
      <w:r>
        <w:rPr>
          <w:rStyle w:val="CommentReference"/>
        </w:rPr>
        <w:annotationRef/>
      </w:r>
      <w:r>
        <w:t>Make it to above page</w:t>
      </w:r>
    </w:p>
  </w:comment>
  <w:comment w:id="5" w:author="S K" w:date="2026-02-02T16:47:00Z" w:initials="SK">
    <w:p w14:paraId="005DA9A8" w14:textId="24424C67" w:rsidR="000C7047" w:rsidRDefault="000C7047">
      <w:pPr>
        <w:pStyle w:val="CommentText"/>
      </w:pPr>
      <w:r>
        <w:rPr>
          <w:rStyle w:val="CommentReference"/>
        </w:rPr>
        <w:annotationRef/>
      </w:r>
    </w:p>
  </w:comment>
  <w:comment w:id="10" w:author="S K" w:date="2026-02-02T16:50:00Z" w:initials="SK">
    <w:p w14:paraId="5F9FC37B" w14:textId="70FA3260" w:rsidR="000C7047" w:rsidRDefault="000C7047">
      <w:pPr>
        <w:pStyle w:val="CommentText"/>
      </w:pPr>
      <w:r>
        <w:rPr>
          <w:rStyle w:val="CommentReference"/>
        </w:rPr>
        <w:annotationRef/>
      </w:r>
      <w:r>
        <w:t>What is this?</w:t>
      </w:r>
    </w:p>
  </w:comment>
  <w:comment w:id="11" w:author="S K" w:date="2026-02-02T16:51:00Z" w:initials="SK">
    <w:p w14:paraId="233EFE04" w14:textId="42A3B060" w:rsidR="000C7047" w:rsidRDefault="000C7047">
      <w:pPr>
        <w:pStyle w:val="CommentText"/>
      </w:pPr>
      <w:r>
        <w:rPr>
          <w:rStyle w:val="CommentReference"/>
        </w:rPr>
        <w:annotationRef/>
      </w:r>
    </w:p>
  </w:comment>
  <w:comment w:id="24" w:author="S K" w:date="2026-02-02T16:52:00Z" w:initials="SK">
    <w:p w14:paraId="33F201CC" w14:textId="034BE59B" w:rsidR="000C7047" w:rsidRDefault="000C7047">
      <w:pPr>
        <w:pStyle w:val="CommentText"/>
      </w:pPr>
      <w:r>
        <w:rPr>
          <w:rStyle w:val="CommentReference"/>
        </w:rPr>
        <w:annotationRef/>
      </w:r>
      <w:r>
        <w:t>Did you go through the same project done before, as the previous effort and to what you should improve? It should be seen here.</w:t>
      </w:r>
    </w:p>
  </w:comment>
  <w:comment w:id="25" w:author="S K" w:date="2026-02-02T16:54:00Z" w:initials="SK">
    <w:p w14:paraId="6FD29B14" w14:textId="7D944B9E" w:rsidR="000C7047" w:rsidRDefault="000C7047">
      <w:pPr>
        <w:pStyle w:val="CommentText"/>
      </w:pPr>
      <w:r>
        <w:rPr>
          <w:rStyle w:val="CommentReference"/>
        </w:rPr>
        <w:annotationRef/>
      </w:r>
    </w:p>
  </w:comment>
  <w:comment w:id="33" w:author="S K" w:date="2026-02-02T16:55:00Z" w:initials="SK">
    <w:p w14:paraId="3CECCC48" w14:textId="278E5F08" w:rsidR="000C7047" w:rsidRDefault="000C7047">
      <w:pPr>
        <w:pStyle w:val="CommentText"/>
      </w:pPr>
      <w:r>
        <w:rPr>
          <w:rStyle w:val="CommentReference"/>
        </w:rPr>
        <w:annotationRef/>
      </w:r>
      <w:r>
        <w:t>Refer to the title</w:t>
      </w:r>
    </w:p>
  </w:comment>
  <w:comment w:id="34" w:author="S K" w:date="2026-02-02T16:55:00Z" w:initials="SK">
    <w:p w14:paraId="739B8DC0" w14:textId="319A052C" w:rsidR="000C7047" w:rsidRDefault="000C7047">
      <w:pPr>
        <w:pStyle w:val="CommentText"/>
      </w:pPr>
      <w:r>
        <w:rPr>
          <w:rStyle w:val="CommentReference"/>
        </w:rPr>
        <w:annotationRef/>
      </w:r>
    </w:p>
  </w:comment>
  <w:comment w:id="36" w:author="S K" w:date="2026-02-02T16:55:00Z" w:initials="SK">
    <w:p w14:paraId="5AF78557" w14:textId="231B7252" w:rsidR="000C7047" w:rsidRDefault="000C7047">
      <w:pPr>
        <w:pStyle w:val="CommentText"/>
      </w:pPr>
      <w:r>
        <w:rPr>
          <w:rStyle w:val="CommentReference"/>
        </w:rPr>
        <w:annotationRef/>
      </w:r>
      <w:r>
        <w:t xml:space="preserve">Specific </w:t>
      </w:r>
      <w:r w:rsidR="00987B3C" w:rsidRPr="00987B3C">
        <w:t>objectives</w:t>
      </w:r>
      <w:r>
        <w:t xml:space="preserve"> should be specific and in order.</w:t>
      </w:r>
    </w:p>
  </w:comment>
  <w:comment w:id="37" w:author="S K" w:date="2026-02-02T16:56:00Z" w:initials="SK">
    <w:p w14:paraId="4957B443" w14:textId="136642A7" w:rsidR="00987B3C" w:rsidRDefault="00987B3C">
      <w:pPr>
        <w:pStyle w:val="CommentText"/>
      </w:pPr>
      <w:r>
        <w:rPr>
          <w:rStyle w:val="CommentReference"/>
        </w:rPr>
        <w:annotationRef/>
      </w:r>
      <w:r>
        <w:t>Those are not specific objectives</w:t>
      </w:r>
    </w:p>
  </w:comment>
  <w:comment w:id="38" w:author="S K" w:date="2026-02-02T16:56:00Z" w:initials="SK">
    <w:p w14:paraId="2F382C5E" w14:textId="190ADAFB" w:rsidR="00987B3C" w:rsidRDefault="00987B3C">
      <w:pPr>
        <w:pStyle w:val="CommentText"/>
      </w:pPr>
      <w:r>
        <w:rPr>
          <w:rStyle w:val="CommentReference"/>
        </w:rPr>
        <w:annotationRef/>
      </w:r>
    </w:p>
  </w:comment>
  <w:comment w:id="51" w:author="S K" w:date="2026-02-02T16:57:00Z" w:initials="SK">
    <w:p w14:paraId="1CC0AD62" w14:textId="6F332D0B" w:rsidR="00987B3C" w:rsidRDefault="00987B3C">
      <w:pPr>
        <w:pStyle w:val="CommentText"/>
      </w:pPr>
      <w:r>
        <w:rPr>
          <w:rStyle w:val="CommentReference"/>
        </w:rPr>
        <w:annotationRef/>
      </w:r>
      <w:r>
        <w:t>What style of citation? Year missing please observe</w:t>
      </w:r>
    </w:p>
  </w:comment>
  <w:comment w:id="52" w:author="S K" w:date="2026-02-02T16:58:00Z" w:initials="SK">
    <w:p w14:paraId="66A47D4E" w14:textId="4F6803A9" w:rsidR="00987B3C" w:rsidRDefault="00987B3C">
      <w:pPr>
        <w:pStyle w:val="CommentText"/>
      </w:pPr>
      <w:r>
        <w:rPr>
          <w:rStyle w:val="CommentReference"/>
        </w:rPr>
        <w:annotationRef/>
      </w:r>
    </w:p>
  </w:comment>
  <w:comment w:id="53" w:author="S K" w:date="2026-02-02T16:58:00Z" w:initials="SK">
    <w:p w14:paraId="7F337015" w14:textId="00147C12" w:rsidR="00987B3C" w:rsidRDefault="00987B3C">
      <w:pPr>
        <w:pStyle w:val="CommentText"/>
      </w:pPr>
      <w:r>
        <w:rPr>
          <w:rStyle w:val="CommentReference"/>
        </w:rPr>
        <w:annotationRef/>
      </w:r>
      <w:r>
        <w:t>cite</w:t>
      </w:r>
    </w:p>
  </w:comment>
  <w:comment w:id="54" w:author="S K" w:date="2026-02-02T16:58:00Z" w:initials="SK">
    <w:p w14:paraId="52FF9A6B" w14:textId="32D3DE9A" w:rsidR="00987B3C" w:rsidRDefault="00987B3C">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993E27" w15:done="1"/>
  <w15:commentEx w15:paraId="005DA9A8" w15:paraIdParent="1E993E27" w15:done="1"/>
  <w15:commentEx w15:paraId="5F9FC37B" w15:done="0"/>
  <w15:commentEx w15:paraId="233EFE04" w15:paraIdParent="5F9FC37B" w15:done="0"/>
  <w15:commentEx w15:paraId="33F201CC" w15:done="0"/>
  <w15:commentEx w15:paraId="6FD29B14" w15:paraIdParent="33F201CC" w15:done="0"/>
  <w15:commentEx w15:paraId="3CECCC48" w15:done="0"/>
  <w15:commentEx w15:paraId="739B8DC0" w15:paraIdParent="3CECCC48" w15:done="0"/>
  <w15:commentEx w15:paraId="5AF78557" w15:done="0"/>
  <w15:commentEx w15:paraId="4957B443" w15:paraIdParent="5AF78557" w15:done="0"/>
  <w15:commentEx w15:paraId="2F382C5E" w15:paraIdParent="5AF78557" w15:done="0"/>
  <w15:commentEx w15:paraId="1CC0AD62" w15:done="0"/>
  <w15:commentEx w15:paraId="66A47D4E" w15:paraIdParent="1CC0AD62" w15:done="0"/>
  <w15:commentEx w15:paraId="7F337015" w15:done="0"/>
  <w15:commentEx w15:paraId="52FF9A6B" w15:paraIdParent="7F3370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A4635A" w16cex:dateUtc="2026-02-02T13:47:00Z"/>
  <w16cex:commentExtensible w16cex:durableId="6C0519D2" w16cex:dateUtc="2026-02-02T13:47:00Z"/>
  <w16cex:commentExtensible w16cex:durableId="2CEB6C33" w16cex:dateUtc="2026-02-02T13:50:00Z"/>
  <w16cex:commentExtensible w16cex:durableId="6A92FD1A" w16cex:dateUtc="2026-02-02T13:51:00Z"/>
  <w16cex:commentExtensible w16cex:durableId="45FE968A" w16cex:dateUtc="2026-02-02T13:52:00Z"/>
  <w16cex:commentExtensible w16cex:durableId="3BB5E905" w16cex:dateUtc="2026-02-02T13:54:00Z"/>
  <w16cex:commentExtensible w16cex:durableId="328BFDDD" w16cex:dateUtc="2026-02-02T13:55:00Z"/>
  <w16cex:commentExtensible w16cex:durableId="2062F6B6" w16cex:dateUtc="2026-02-02T13:55:00Z"/>
  <w16cex:commentExtensible w16cex:durableId="2F0207B2" w16cex:dateUtc="2026-02-02T13:55:00Z"/>
  <w16cex:commentExtensible w16cex:durableId="07E011BF" w16cex:dateUtc="2026-02-02T13:56:00Z"/>
  <w16cex:commentExtensible w16cex:durableId="24445A0C" w16cex:dateUtc="2026-02-02T13:56:00Z"/>
  <w16cex:commentExtensible w16cex:durableId="37EE156A" w16cex:dateUtc="2026-02-02T13:57:00Z"/>
  <w16cex:commentExtensible w16cex:durableId="3B4EDDCB" w16cex:dateUtc="2026-02-02T13:58:00Z"/>
  <w16cex:commentExtensible w16cex:durableId="7354064D" w16cex:dateUtc="2026-02-02T13:58:00Z"/>
  <w16cex:commentExtensible w16cex:durableId="135CFFC8" w16cex:dateUtc="2026-02-02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993E27" w16cid:durableId="1BA4635A"/>
  <w16cid:commentId w16cid:paraId="005DA9A8" w16cid:durableId="6C0519D2"/>
  <w16cid:commentId w16cid:paraId="5F9FC37B" w16cid:durableId="2CEB6C33"/>
  <w16cid:commentId w16cid:paraId="233EFE04" w16cid:durableId="6A92FD1A"/>
  <w16cid:commentId w16cid:paraId="33F201CC" w16cid:durableId="45FE968A"/>
  <w16cid:commentId w16cid:paraId="6FD29B14" w16cid:durableId="3BB5E905"/>
  <w16cid:commentId w16cid:paraId="3CECCC48" w16cid:durableId="328BFDDD"/>
  <w16cid:commentId w16cid:paraId="739B8DC0" w16cid:durableId="2062F6B6"/>
  <w16cid:commentId w16cid:paraId="5AF78557" w16cid:durableId="2F0207B2"/>
  <w16cid:commentId w16cid:paraId="4957B443" w16cid:durableId="07E011BF"/>
  <w16cid:commentId w16cid:paraId="2F382C5E" w16cid:durableId="24445A0C"/>
  <w16cid:commentId w16cid:paraId="1CC0AD62" w16cid:durableId="37EE156A"/>
  <w16cid:commentId w16cid:paraId="66A47D4E" w16cid:durableId="3B4EDDCB"/>
  <w16cid:commentId w16cid:paraId="7F337015" w16cid:durableId="7354064D"/>
  <w16cid:commentId w16cid:paraId="52FF9A6B" w16cid:durableId="135CFF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DC9A" w14:textId="77777777" w:rsidR="00297C7B" w:rsidRDefault="00297C7B" w:rsidP="00920B3E">
      <w:pPr>
        <w:spacing w:before="0" w:after="0" w:line="240" w:lineRule="auto"/>
      </w:pPr>
      <w:r>
        <w:separator/>
      </w:r>
    </w:p>
  </w:endnote>
  <w:endnote w:type="continuationSeparator" w:id="0">
    <w:p w14:paraId="38DC685A" w14:textId="77777777" w:rsidR="00297C7B" w:rsidRDefault="00297C7B" w:rsidP="00920B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426972"/>
      <w:docPartObj>
        <w:docPartGallery w:val="Page Numbers (Bottom of Page)"/>
        <w:docPartUnique/>
      </w:docPartObj>
    </w:sdtPr>
    <w:sdtEndPr>
      <w:rPr>
        <w:noProof/>
      </w:rPr>
    </w:sdtEndPr>
    <w:sdtContent>
      <w:p w14:paraId="476FAD1E" w14:textId="5DEB2FFE" w:rsidR="00F53EE7" w:rsidRDefault="00F53E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E7031" w14:textId="77777777" w:rsidR="00544A5F" w:rsidRDefault="0054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8368D" w14:textId="77777777" w:rsidR="00297C7B" w:rsidRDefault="00297C7B" w:rsidP="00920B3E">
      <w:pPr>
        <w:spacing w:before="0" w:after="0" w:line="240" w:lineRule="auto"/>
      </w:pPr>
      <w:r>
        <w:separator/>
      </w:r>
    </w:p>
  </w:footnote>
  <w:footnote w:type="continuationSeparator" w:id="0">
    <w:p w14:paraId="4DC3B5B9" w14:textId="77777777" w:rsidR="00297C7B" w:rsidRDefault="00297C7B" w:rsidP="00920B3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6451F"/>
    <w:multiLevelType w:val="multilevel"/>
    <w:tmpl w:val="1266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8F449B"/>
    <w:multiLevelType w:val="multilevel"/>
    <w:tmpl w:val="5054F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BD0765"/>
    <w:multiLevelType w:val="multilevel"/>
    <w:tmpl w:val="B446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6254FC"/>
    <w:multiLevelType w:val="hybridMultilevel"/>
    <w:tmpl w:val="36A01A3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81934251">
    <w:abstractNumId w:val="0"/>
  </w:num>
  <w:num w:numId="2" w16cid:durableId="805052150">
    <w:abstractNumId w:val="1"/>
  </w:num>
  <w:num w:numId="3" w16cid:durableId="2048868592">
    <w:abstractNumId w:val="2"/>
  </w:num>
  <w:num w:numId="4" w16cid:durableId="4812354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dwine Leo">
    <w15:presenceInfo w15:providerId="Windows Live" w15:userId="ae54321f23871769"/>
  </w15:person>
  <w15:person w15:author="S K">
    <w15:presenceInfo w15:providerId="Windows Live" w15:userId="4bb39e0be66c7d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14"/>
    <w:rsid w:val="0001045B"/>
    <w:rsid w:val="000C7047"/>
    <w:rsid w:val="000D7C75"/>
    <w:rsid w:val="001A427A"/>
    <w:rsid w:val="0028472E"/>
    <w:rsid w:val="00297C7B"/>
    <w:rsid w:val="002E2CD5"/>
    <w:rsid w:val="003074FD"/>
    <w:rsid w:val="003571C0"/>
    <w:rsid w:val="00366B89"/>
    <w:rsid w:val="003754E0"/>
    <w:rsid w:val="00375EF4"/>
    <w:rsid w:val="003B33BB"/>
    <w:rsid w:val="003E195C"/>
    <w:rsid w:val="003F54C1"/>
    <w:rsid w:val="00416AD2"/>
    <w:rsid w:val="00431755"/>
    <w:rsid w:val="00434A40"/>
    <w:rsid w:val="00452C7A"/>
    <w:rsid w:val="00470C8A"/>
    <w:rsid w:val="004A2237"/>
    <w:rsid w:val="004C0F32"/>
    <w:rsid w:val="004E5517"/>
    <w:rsid w:val="004F19CE"/>
    <w:rsid w:val="004F45C6"/>
    <w:rsid w:val="005349A9"/>
    <w:rsid w:val="00544A5F"/>
    <w:rsid w:val="00565796"/>
    <w:rsid w:val="00585F27"/>
    <w:rsid w:val="005C1F4C"/>
    <w:rsid w:val="005E2DA3"/>
    <w:rsid w:val="00680B30"/>
    <w:rsid w:val="006B24C9"/>
    <w:rsid w:val="006E6D1D"/>
    <w:rsid w:val="00701F2E"/>
    <w:rsid w:val="00716A3F"/>
    <w:rsid w:val="0073431F"/>
    <w:rsid w:val="007576BD"/>
    <w:rsid w:val="00777085"/>
    <w:rsid w:val="007A4F0C"/>
    <w:rsid w:val="007B5284"/>
    <w:rsid w:val="007B67B8"/>
    <w:rsid w:val="007E474A"/>
    <w:rsid w:val="007F72B6"/>
    <w:rsid w:val="00801FDF"/>
    <w:rsid w:val="00847F27"/>
    <w:rsid w:val="008A645F"/>
    <w:rsid w:val="008B0802"/>
    <w:rsid w:val="008C31BE"/>
    <w:rsid w:val="008E4214"/>
    <w:rsid w:val="00920B3E"/>
    <w:rsid w:val="00982632"/>
    <w:rsid w:val="00987B3C"/>
    <w:rsid w:val="009D236A"/>
    <w:rsid w:val="00A40535"/>
    <w:rsid w:val="00A43BDE"/>
    <w:rsid w:val="00A454F2"/>
    <w:rsid w:val="00A70A77"/>
    <w:rsid w:val="00A92DD7"/>
    <w:rsid w:val="00A9459A"/>
    <w:rsid w:val="00AE6FCC"/>
    <w:rsid w:val="00B20472"/>
    <w:rsid w:val="00C11DA0"/>
    <w:rsid w:val="00C5403A"/>
    <w:rsid w:val="00C61257"/>
    <w:rsid w:val="00C76D09"/>
    <w:rsid w:val="00C97367"/>
    <w:rsid w:val="00CA1EDC"/>
    <w:rsid w:val="00CD6B57"/>
    <w:rsid w:val="00CF6E85"/>
    <w:rsid w:val="00D42276"/>
    <w:rsid w:val="00D7218B"/>
    <w:rsid w:val="00D7356E"/>
    <w:rsid w:val="00DB26F8"/>
    <w:rsid w:val="00DD3DB1"/>
    <w:rsid w:val="00DE68ED"/>
    <w:rsid w:val="00E250CD"/>
    <w:rsid w:val="00E64F0D"/>
    <w:rsid w:val="00E93F11"/>
    <w:rsid w:val="00ED1125"/>
    <w:rsid w:val="00EF0280"/>
    <w:rsid w:val="00F06379"/>
    <w:rsid w:val="00F33ACA"/>
    <w:rsid w:val="00F53EE7"/>
    <w:rsid w:val="00F926D6"/>
    <w:rsid w:val="00F9368B"/>
    <w:rsid w:val="00FB1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A2CB2"/>
  <w15:chartTrackingRefBased/>
  <w15:docId w15:val="{7B31784D-3B32-48EB-B3B7-2C495B139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214"/>
    <w:pPr>
      <w:spacing w:before="240" w:after="240" w:line="360" w:lineRule="auto"/>
      <w:jc w:val="both"/>
    </w:pPr>
    <w:rPr>
      <w:sz w:val="22"/>
      <w:szCs w:val="22"/>
    </w:rPr>
  </w:style>
  <w:style w:type="paragraph" w:styleId="Heading1">
    <w:name w:val="heading 1"/>
    <w:basedOn w:val="Normal"/>
    <w:next w:val="Normal"/>
    <w:link w:val="Heading1Char"/>
    <w:uiPriority w:val="9"/>
    <w:qFormat/>
    <w:rsid w:val="00A40535"/>
    <w:pPr>
      <w:keepNext/>
      <w:keepLines/>
      <w:spacing w:before="360" w:after="80" w:line="240" w:lineRule="auto"/>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8E42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42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E42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2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53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E42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42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E42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2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214"/>
    <w:rPr>
      <w:rFonts w:eastAsiaTheme="majorEastAsia" w:cstheme="majorBidi"/>
      <w:color w:val="272727" w:themeColor="text1" w:themeTint="D8"/>
    </w:rPr>
  </w:style>
  <w:style w:type="paragraph" w:styleId="Title">
    <w:name w:val="Title"/>
    <w:basedOn w:val="Normal"/>
    <w:next w:val="Normal"/>
    <w:link w:val="TitleChar"/>
    <w:uiPriority w:val="10"/>
    <w:qFormat/>
    <w:rsid w:val="008E4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214"/>
    <w:pPr>
      <w:spacing w:before="160"/>
      <w:jc w:val="center"/>
    </w:pPr>
    <w:rPr>
      <w:i/>
      <w:iCs/>
      <w:color w:val="404040" w:themeColor="text1" w:themeTint="BF"/>
    </w:rPr>
  </w:style>
  <w:style w:type="character" w:customStyle="1" w:styleId="QuoteChar">
    <w:name w:val="Quote Char"/>
    <w:basedOn w:val="DefaultParagraphFont"/>
    <w:link w:val="Quote"/>
    <w:uiPriority w:val="29"/>
    <w:rsid w:val="008E4214"/>
    <w:rPr>
      <w:i/>
      <w:iCs/>
      <w:color w:val="404040" w:themeColor="text1" w:themeTint="BF"/>
    </w:rPr>
  </w:style>
  <w:style w:type="paragraph" w:styleId="ListParagraph">
    <w:name w:val="List Paragraph"/>
    <w:basedOn w:val="Normal"/>
    <w:uiPriority w:val="34"/>
    <w:qFormat/>
    <w:rsid w:val="008E4214"/>
    <w:pPr>
      <w:ind w:left="720"/>
      <w:contextualSpacing/>
    </w:pPr>
  </w:style>
  <w:style w:type="character" w:styleId="IntenseEmphasis">
    <w:name w:val="Intense Emphasis"/>
    <w:basedOn w:val="DefaultParagraphFont"/>
    <w:uiPriority w:val="21"/>
    <w:qFormat/>
    <w:rsid w:val="008E4214"/>
    <w:rPr>
      <w:i/>
      <w:iCs/>
      <w:color w:val="2F5496" w:themeColor="accent1" w:themeShade="BF"/>
    </w:rPr>
  </w:style>
  <w:style w:type="paragraph" w:styleId="IntenseQuote">
    <w:name w:val="Intense Quote"/>
    <w:basedOn w:val="Normal"/>
    <w:next w:val="Normal"/>
    <w:link w:val="IntenseQuoteChar"/>
    <w:uiPriority w:val="30"/>
    <w:qFormat/>
    <w:rsid w:val="008E42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214"/>
    <w:rPr>
      <w:i/>
      <w:iCs/>
      <w:color w:val="2F5496" w:themeColor="accent1" w:themeShade="BF"/>
    </w:rPr>
  </w:style>
  <w:style w:type="character" w:styleId="IntenseReference">
    <w:name w:val="Intense Reference"/>
    <w:basedOn w:val="DefaultParagraphFont"/>
    <w:uiPriority w:val="32"/>
    <w:qFormat/>
    <w:rsid w:val="008E4214"/>
    <w:rPr>
      <w:b/>
      <w:bCs/>
      <w:smallCaps/>
      <w:color w:val="2F5496" w:themeColor="accent1" w:themeShade="BF"/>
      <w:spacing w:val="5"/>
    </w:rPr>
  </w:style>
  <w:style w:type="table" w:styleId="TableGrid">
    <w:name w:val="Table Grid"/>
    <w:basedOn w:val="TableNormal"/>
    <w:uiPriority w:val="39"/>
    <w:rsid w:val="008E4214"/>
    <w:pPr>
      <w:spacing w:after="0" w:line="240" w:lineRule="auto"/>
      <w:jc w:val="both"/>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421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E4214"/>
    <w:rPr>
      <w:sz w:val="22"/>
      <w:szCs w:val="22"/>
    </w:rPr>
  </w:style>
  <w:style w:type="paragraph" w:styleId="Header">
    <w:name w:val="header"/>
    <w:basedOn w:val="Normal"/>
    <w:link w:val="HeaderChar"/>
    <w:uiPriority w:val="99"/>
    <w:unhideWhenUsed/>
    <w:rsid w:val="00920B3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20B3E"/>
    <w:rPr>
      <w:sz w:val="22"/>
      <w:szCs w:val="22"/>
    </w:rPr>
  </w:style>
  <w:style w:type="paragraph" w:styleId="TOCHeading">
    <w:name w:val="TOC Heading"/>
    <w:basedOn w:val="Heading1"/>
    <w:next w:val="Normal"/>
    <w:uiPriority w:val="39"/>
    <w:unhideWhenUsed/>
    <w:qFormat/>
    <w:rsid w:val="003754E0"/>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3754E0"/>
    <w:pPr>
      <w:spacing w:after="100"/>
    </w:pPr>
  </w:style>
  <w:style w:type="paragraph" w:styleId="TOC2">
    <w:name w:val="toc 2"/>
    <w:basedOn w:val="Normal"/>
    <w:next w:val="Normal"/>
    <w:autoRedefine/>
    <w:uiPriority w:val="39"/>
    <w:unhideWhenUsed/>
    <w:rsid w:val="003754E0"/>
    <w:pPr>
      <w:spacing w:after="100"/>
      <w:ind w:left="220"/>
    </w:pPr>
  </w:style>
  <w:style w:type="paragraph" w:styleId="TOC3">
    <w:name w:val="toc 3"/>
    <w:basedOn w:val="Normal"/>
    <w:next w:val="Normal"/>
    <w:autoRedefine/>
    <w:uiPriority w:val="39"/>
    <w:unhideWhenUsed/>
    <w:rsid w:val="00680B30"/>
    <w:pPr>
      <w:tabs>
        <w:tab w:val="right" w:leader="dot" w:pos="9350"/>
      </w:tabs>
      <w:spacing w:after="100"/>
      <w:ind w:left="440"/>
      <w:jc w:val="left"/>
    </w:pPr>
  </w:style>
  <w:style w:type="character" w:styleId="Hyperlink">
    <w:name w:val="Hyperlink"/>
    <w:basedOn w:val="DefaultParagraphFont"/>
    <w:uiPriority w:val="99"/>
    <w:unhideWhenUsed/>
    <w:rsid w:val="003754E0"/>
    <w:rPr>
      <w:color w:val="0563C1" w:themeColor="hyperlink"/>
      <w:u w:val="single"/>
    </w:rPr>
  </w:style>
  <w:style w:type="paragraph" w:styleId="Bibliography">
    <w:name w:val="Bibliography"/>
    <w:basedOn w:val="Normal"/>
    <w:next w:val="Normal"/>
    <w:uiPriority w:val="37"/>
    <w:unhideWhenUsed/>
    <w:rsid w:val="005C1F4C"/>
    <w:pPr>
      <w:spacing w:after="0" w:line="480" w:lineRule="auto"/>
      <w:ind w:left="720" w:hanging="720"/>
    </w:pPr>
  </w:style>
  <w:style w:type="paragraph" w:styleId="Revision">
    <w:name w:val="Revision"/>
    <w:hidden/>
    <w:uiPriority w:val="99"/>
    <w:semiHidden/>
    <w:rsid w:val="004E5517"/>
    <w:pPr>
      <w:spacing w:after="0" w:line="240" w:lineRule="auto"/>
    </w:pPr>
    <w:rPr>
      <w:sz w:val="22"/>
      <w:szCs w:val="22"/>
    </w:rPr>
  </w:style>
  <w:style w:type="character" w:styleId="CommentReference">
    <w:name w:val="annotation reference"/>
    <w:basedOn w:val="DefaultParagraphFont"/>
    <w:uiPriority w:val="99"/>
    <w:semiHidden/>
    <w:unhideWhenUsed/>
    <w:rsid w:val="000C7047"/>
    <w:rPr>
      <w:sz w:val="16"/>
      <w:szCs w:val="16"/>
    </w:rPr>
  </w:style>
  <w:style w:type="paragraph" w:styleId="CommentText">
    <w:name w:val="annotation text"/>
    <w:basedOn w:val="Normal"/>
    <w:link w:val="CommentTextChar"/>
    <w:uiPriority w:val="99"/>
    <w:semiHidden/>
    <w:unhideWhenUsed/>
    <w:rsid w:val="000C7047"/>
    <w:pPr>
      <w:spacing w:line="240" w:lineRule="auto"/>
    </w:pPr>
    <w:rPr>
      <w:sz w:val="20"/>
      <w:szCs w:val="20"/>
    </w:rPr>
  </w:style>
  <w:style w:type="character" w:customStyle="1" w:styleId="CommentTextChar">
    <w:name w:val="Comment Text Char"/>
    <w:basedOn w:val="DefaultParagraphFont"/>
    <w:link w:val="CommentText"/>
    <w:uiPriority w:val="99"/>
    <w:semiHidden/>
    <w:rsid w:val="000C7047"/>
    <w:rPr>
      <w:sz w:val="20"/>
      <w:szCs w:val="20"/>
    </w:rPr>
  </w:style>
  <w:style w:type="paragraph" w:styleId="CommentSubject">
    <w:name w:val="annotation subject"/>
    <w:basedOn w:val="CommentText"/>
    <w:next w:val="CommentText"/>
    <w:link w:val="CommentSubjectChar"/>
    <w:uiPriority w:val="99"/>
    <w:semiHidden/>
    <w:unhideWhenUsed/>
    <w:rsid w:val="000C7047"/>
    <w:rPr>
      <w:b/>
      <w:bCs/>
    </w:rPr>
  </w:style>
  <w:style w:type="character" w:customStyle="1" w:styleId="CommentSubjectChar">
    <w:name w:val="Comment Subject Char"/>
    <w:basedOn w:val="CommentTextChar"/>
    <w:link w:val="CommentSubject"/>
    <w:uiPriority w:val="99"/>
    <w:semiHidden/>
    <w:rsid w:val="000C70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833D9-04B9-468F-BEC8-93E60C792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6937</Words>
  <Characters>39543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Godwine Leo</cp:lastModifiedBy>
  <cp:revision>8</cp:revision>
  <dcterms:created xsi:type="dcterms:W3CDTF">2026-01-28T22:39:00Z</dcterms:created>
  <dcterms:modified xsi:type="dcterms:W3CDTF">2026-02-16T12:37:00Z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id="2MhPcsSZ"/&gt;&lt;style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afd466b5-17e3-48b4-8db2-e8077b79bf02</vt:lpwstr>
  </property>
</Properties>
</file>